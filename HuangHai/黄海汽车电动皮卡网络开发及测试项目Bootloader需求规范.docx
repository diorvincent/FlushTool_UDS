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20" w:type="dxa"/>
        <w:tblLayout w:type="fixed"/>
        <w:tblLook w:val="04A0" w:firstRow="1" w:lastRow="0" w:firstColumn="1" w:lastColumn="0" w:noHBand="0" w:noVBand="1"/>
      </w:tblPr>
      <w:tblGrid>
        <w:gridCol w:w="4500"/>
        <w:gridCol w:w="4320"/>
      </w:tblGrid>
      <w:tr w:rsidR="00957860">
        <w:trPr>
          <w:trHeight w:val="780"/>
        </w:trPr>
        <w:tc>
          <w:tcPr>
            <w:tcW w:w="4500" w:type="dxa"/>
            <w:vMerge w:val="restart"/>
          </w:tcPr>
          <w:p w:rsidR="00957860" w:rsidRDefault="003F1306">
            <w:pPr>
              <w:pStyle w:val="HR20"/>
              <w:rPr>
                <w:rFonts w:ascii="宋体" w:hAnsi="宋体"/>
              </w:rPr>
            </w:pPr>
            <w:bookmarkStart w:id="0" w:name="_Toc494360564"/>
            <w:r>
              <w:rPr>
                <w:rFonts w:ascii="Times New Roman" w:eastAsia="宋体" w:hAnsi="Times New Roman"/>
                <w:sz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97.9pt;height:85.25pt">
                  <v:imagedata r:id="rId8" o:title="" croptop="26245f" cropbottom="29849f" cropleft="28699f" cropright="28710f"/>
                </v:shape>
              </w:pict>
            </w:r>
            <w:bookmarkEnd w:id="0"/>
          </w:p>
        </w:tc>
        <w:tc>
          <w:tcPr>
            <w:tcW w:w="4320" w:type="dxa"/>
          </w:tcPr>
          <w:p w:rsidR="00957860" w:rsidRDefault="00AE5F07">
            <w:pPr>
              <w:rPr>
                <w:rFonts w:ascii="宋体" w:hAnsi="宋体"/>
                <w:szCs w:val="21"/>
              </w:rPr>
            </w:pPr>
            <w:r>
              <w:rPr>
                <w:rFonts w:ascii="宋体" w:hAnsi="宋体" w:hint="eastAsia"/>
                <w:szCs w:val="21"/>
              </w:rPr>
              <w:t>编号：</w:t>
            </w:r>
            <w:r>
              <w:rPr>
                <w:rFonts w:cs="Arial"/>
                <w:szCs w:val="21"/>
              </w:rPr>
              <w:t>XXXX</w:t>
            </w:r>
          </w:p>
        </w:tc>
      </w:tr>
      <w:tr w:rsidR="00957860">
        <w:trPr>
          <w:trHeight w:val="780"/>
        </w:trPr>
        <w:tc>
          <w:tcPr>
            <w:tcW w:w="4500" w:type="dxa"/>
            <w:vMerge/>
          </w:tcPr>
          <w:p w:rsidR="00957860" w:rsidRDefault="00957860">
            <w:pPr>
              <w:rPr>
                <w:rFonts w:ascii="宋体" w:hAnsi="宋体"/>
                <w:sz w:val="24"/>
              </w:rPr>
            </w:pPr>
          </w:p>
        </w:tc>
        <w:tc>
          <w:tcPr>
            <w:tcW w:w="4320" w:type="dxa"/>
          </w:tcPr>
          <w:p w:rsidR="00957860" w:rsidRDefault="00AE5F07">
            <w:pPr>
              <w:rPr>
                <w:rFonts w:ascii="宋体" w:hAnsi="宋体"/>
                <w:szCs w:val="21"/>
              </w:rPr>
            </w:pPr>
            <w:r>
              <w:rPr>
                <w:rFonts w:ascii="Arial" w:hAnsi="Arial" w:cs="Arial"/>
                <w:szCs w:val="21"/>
              </w:rPr>
              <w:t>内部：密</w:t>
            </w:r>
            <w:r>
              <w:rPr>
                <w:rFonts w:ascii="Arial" w:hAnsi="Arial" w:cs="Arial"/>
                <w:szCs w:val="21"/>
              </w:rPr>
              <w:t>C</w:t>
            </w:r>
          </w:p>
        </w:tc>
      </w:tr>
      <w:tr w:rsidR="00957860">
        <w:trPr>
          <w:trHeight w:val="2286"/>
        </w:trPr>
        <w:tc>
          <w:tcPr>
            <w:tcW w:w="8820" w:type="dxa"/>
            <w:gridSpan w:val="2"/>
          </w:tcPr>
          <w:p w:rsidR="00957860" w:rsidRDefault="00957860">
            <w:pPr>
              <w:rPr>
                <w:rFonts w:ascii="Arial" w:hAnsi="Arial" w:cs="Arial"/>
              </w:rPr>
            </w:pPr>
          </w:p>
        </w:tc>
      </w:tr>
      <w:tr w:rsidR="00957860">
        <w:trPr>
          <w:trHeight w:val="1247"/>
        </w:trPr>
        <w:tc>
          <w:tcPr>
            <w:tcW w:w="8820" w:type="dxa"/>
            <w:gridSpan w:val="2"/>
          </w:tcPr>
          <w:p w:rsidR="00957860" w:rsidRPr="007703DC" w:rsidRDefault="00B65A0D">
            <w:pPr>
              <w:pStyle w:val="HR4"/>
              <w:rPr>
                <w:rFonts w:ascii="Arial" w:hAnsi="Arial" w:cs="Arial"/>
              </w:rPr>
            </w:pPr>
            <w:r w:rsidRPr="00B65A0D">
              <w:rPr>
                <w:rFonts w:ascii="Arial" w:hAnsi="Arial" w:cs="Arial" w:hint="eastAsia"/>
              </w:rPr>
              <w:t>黄海汽车电动皮卡网络开发及测试项目</w:t>
            </w:r>
          </w:p>
        </w:tc>
      </w:tr>
      <w:tr w:rsidR="00957860">
        <w:trPr>
          <w:trHeight w:val="3022"/>
        </w:trPr>
        <w:tc>
          <w:tcPr>
            <w:tcW w:w="8820" w:type="dxa"/>
            <w:gridSpan w:val="2"/>
          </w:tcPr>
          <w:p w:rsidR="00957860" w:rsidRPr="007703DC" w:rsidRDefault="00AE5F07" w:rsidP="007703DC">
            <w:pPr>
              <w:pStyle w:val="HR9"/>
              <w:rPr>
                <w:rFonts w:ascii="Arial" w:hAnsi="Arial" w:cs="Arial"/>
              </w:rPr>
            </w:pPr>
            <w:r>
              <w:rPr>
                <w:rFonts w:ascii="Arial" w:hAnsi="Arial" w:cs="Arial" w:hint="eastAsia"/>
              </w:rPr>
              <w:t>Bootloader</w:t>
            </w:r>
            <w:r>
              <w:rPr>
                <w:rFonts w:ascii="Arial" w:hAnsi="Arial" w:cs="Arial"/>
              </w:rPr>
              <w:t>需求规范</w:t>
            </w:r>
          </w:p>
        </w:tc>
      </w:tr>
      <w:tr w:rsidR="00957860">
        <w:trPr>
          <w:trHeight w:val="3999"/>
        </w:trPr>
        <w:tc>
          <w:tcPr>
            <w:tcW w:w="8820" w:type="dxa"/>
            <w:gridSpan w:val="2"/>
            <w:vAlign w:val="bottom"/>
          </w:tcPr>
          <w:p w:rsidR="00957860" w:rsidRDefault="00AE5F07">
            <w:pPr>
              <w:pStyle w:val="HRa"/>
            </w:pPr>
            <w:r>
              <w:rPr>
                <w:rFonts w:hint="eastAsia"/>
              </w:rPr>
              <w:t>丹东黄海汽车有限责任公司</w:t>
            </w:r>
          </w:p>
        </w:tc>
      </w:tr>
    </w:tbl>
    <w:p w:rsidR="00957860" w:rsidRDefault="00957860">
      <w:pPr>
        <w:rPr>
          <w:rFonts w:ascii="Arial" w:hAnsi="Arial" w:cs="Arial"/>
        </w:rPr>
        <w:sectPr w:rsidR="00957860">
          <w:headerReference w:type="default" r:id="rId9"/>
          <w:footerReference w:type="default" r:id="rId10"/>
          <w:type w:val="continuous"/>
          <w:pgSz w:w="11906" w:h="16838"/>
          <w:pgMar w:top="1440" w:right="1800" w:bottom="1440" w:left="1800" w:header="851" w:footer="992" w:gutter="0"/>
          <w:cols w:space="720"/>
          <w:docGrid w:type="lines" w:linePitch="312"/>
        </w:sectPr>
      </w:pPr>
    </w:p>
    <w:p w:rsidR="00957860" w:rsidRDefault="00957860">
      <w:pPr>
        <w:rPr>
          <w:rFonts w:ascii="Arial" w:hAnsi="Arial" w:cs="Arial"/>
        </w:rPr>
      </w:pPr>
    </w:p>
    <w:p w:rsidR="00957860" w:rsidRDefault="00957860">
      <w:pPr>
        <w:rPr>
          <w:rFonts w:ascii="Arial" w:hAnsi="Arial" w:cs="Arial"/>
        </w:rPr>
      </w:pPr>
    </w:p>
    <w:p w:rsidR="00957860" w:rsidRDefault="00957860">
      <w:pPr>
        <w:spacing w:line="360" w:lineRule="auto"/>
        <w:rPr>
          <w:rFonts w:ascii="Arial" w:hAnsi="Arial" w:cs="Arial"/>
          <w:sz w:val="24"/>
        </w:rPr>
      </w:pPr>
    </w:p>
    <w:tbl>
      <w:tblPr>
        <w:tblW w:w="8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7"/>
      </w:tblGrid>
      <w:tr w:rsidR="00957860">
        <w:trPr>
          <w:cantSplit/>
          <w:trHeight w:val="1290"/>
          <w:jc w:val="center"/>
        </w:trPr>
        <w:tc>
          <w:tcPr>
            <w:tcW w:w="8357" w:type="dxa"/>
          </w:tcPr>
          <w:p w:rsidR="00957860" w:rsidRDefault="00AE5F07">
            <w:pPr>
              <w:rPr>
                <w:rFonts w:ascii="Arial" w:hAnsi="Arial" w:cs="Arial"/>
              </w:rPr>
            </w:pPr>
            <w:r>
              <w:rPr>
                <w:rFonts w:ascii="Arial" w:hAnsi="Arial" w:cs="Arial"/>
              </w:rPr>
              <w:t>文档状态：</w:t>
            </w:r>
          </w:p>
          <w:p w:rsidR="00957860" w:rsidRDefault="00AE5F07">
            <w:pPr>
              <w:rPr>
                <w:rFonts w:ascii="Arial" w:hAnsi="Arial" w:cs="Arial"/>
              </w:rPr>
            </w:pPr>
            <w:r>
              <w:rPr>
                <w:rFonts w:ascii="Arial" w:hAnsi="Arial" w:cs="Arial"/>
              </w:rPr>
              <w:t>[</w:t>
            </w:r>
            <w:r w:rsidR="007703DC">
              <w:rPr>
                <w:rFonts w:ascii="Arial" w:hAnsi="Arial" w:cs="Arial" w:hint="eastAsia"/>
              </w:rPr>
              <w:t>√</w:t>
            </w:r>
            <w:r>
              <w:rPr>
                <w:rFonts w:ascii="Arial" w:hAnsi="Arial" w:cs="Arial"/>
              </w:rPr>
              <w:t xml:space="preserve">] </w:t>
            </w:r>
            <w:r>
              <w:rPr>
                <w:rFonts w:ascii="Arial" w:hAnsi="Arial" w:cs="Arial"/>
              </w:rPr>
              <w:t>草稿</w:t>
            </w:r>
          </w:p>
          <w:p w:rsidR="00957860" w:rsidRDefault="00AE5F07">
            <w:pPr>
              <w:rPr>
                <w:rFonts w:ascii="Arial" w:hAnsi="Arial" w:cs="Arial"/>
              </w:rPr>
            </w:pPr>
            <w:r>
              <w:rPr>
                <w:rFonts w:ascii="Arial" w:hAnsi="Arial" w:cs="Arial"/>
              </w:rPr>
              <w:t>[</w:t>
            </w:r>
            <w:r w:rsidR="007703DC">
              <w:rPr>
                <w:rFonts w:ascii="Arial" w:hAnsi="Arial" w:cs="Arial"/>
              </w:rPr>
              <w:t xml:space="preserve">  </w:t>
            </w:r>
            <w:r>
              <w:rPr>
                <w:rFonts w:ascii="Arial" w:hAnsi="Arial" w:cs="Arial"/>
              </w:rPr>
              <w:t xml:space="preserve">] </w:t>
            </w:r>
            <w:r>
              <w:rPr>
                <w:rFonts w:ascii="Arial" w:hAnsi="Arial" w:cs="Arial"/>
              </w:rPr>
              <w:t>正式发布</w:t>
            </w:r>
          </w:p>
          <w:p w:rsidR="00957860" w:rsidRDefault="00AE5F07">
            <w:pPr>
              <w:rPr>
                <w:rFonts w:ascii="Arial" w:hAnsi="Arial" w:cs="Arial"/>
              </w:rPr>
            </w:pPr>
            <w:r>
              <w:rPr>
                <w:rFonts w:ascii="Arial" w:hAnsi="Arial" w:cs="Arial"/>
              </w:rPr>
              <w:t xml:space="preserve">[  ] </w:t>
            </w:r>
            <w:r>
              <w:rPr>
                <w:rFonts w:ascii="Arial" w:hAnsi="Arial" w:cs="Arial"/>
              </w:rPr>
              <w:t>正在修改</w:t>
            </w:r>
          </w:p>
        </w:tc>
      </w:tr>
      <w:tr w:rsidR="00957860">
        <w:trPr>
          <w:cantSplit/>
          <w:trHeight w:val="1290"/>
          <w:jc w:val="center"/>
        </w:trPr>
        <w:tc>
          <w:tcPr>
            <w:tcW w:w="8357" w:type="dxa"/>
            <w:tcBorders>
              <w:top w:val="single" w:sz="4" w:space="0" w:color="auto"/>
              <w:left w:val="single" w:sz="4" w:space="0" w:color="auto"/>
              <w:bottom w:val="single" w:sz="4" w:space="0" w:color="auto"/>
              <w:right w:val="single" w:sz="4" w:space="0" w:color="auto"/>
            </w:tcBorders>
          </w:tcPr>
          <w:p w:rsidR="00957860" w:rsidRPr="007703DC" w:rsidRDefault="00AE5F07">
            <w:pPr>
              <w:rPr>
                <w:rFonts w:ascii="Arial" w:hAnsi="Arial" w:cs="Arial"/>
              </w:rPr>
            </w:pPr>
            <w:bookmarkStart w:id="1" w:name="OLE_LINK8"/>
            <w:bookmarkStart w:id="2" w:name="OLE_LINK9"/>
            <w:r>
              <w:rPr>
                <w:rFonts w:ascii="Arial" w:hAnsi="Arial" w:cs="Arial"/>
              </w:rPr>
              <w:t>起草分工：</w:t>
            </w:r>
            <w:bookmarkEnd w:id="1"/>
            <w:bookmarkEnd w:id="2"/>
          </w:p>
        </w:tc>
      </w:tr>
    </w:tbl>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957860">
      <w:pPr>
        <w:spacing w:line="360" w:lineRule="auto"/>
        <w:rPr>
          <w:rFonts w:ascii="Arial" w:hAnsi="Arial" w:cs="Arial"/>
          <w:sz w:val="24"/>
        </w:rPr>
      </w:pPr>
    </w:p>
    <w:p w:rsidR="00957860" w:rsidRDefault="003F1306">
      <w:pPr>
        <w:spacing w:line="360" w:lineRule="auto"/>
        <w:jc w:val="center"/>
        <w:rPr>
          <w:rFonts w:ascii="Arial" w:hAnsi="Arial" w:cs="Arial"/>
          <w:b/>
          <w:sz w:val="28"/>
          <w:szCs w:val="28"/>
        </w:rPr>
      </w:pPr>
      <w:r>
        <w:rPr>
          <w:rFonts w:ascii="Arial" w:hAnsi="Arial" w:cs="Arial"/>
          <w:sz w:val="24"/>
        </w:rPr>
        <w:pict>
          <v:rect id="Text Box 2" o:spid="_x0000_s1028" style="position:absolute;left:0;text-align:left;margin-left:.65pt;margin-top:648.4pt;width:448pt;height:78.75pt;z-index:1;mso-position-vertical-relative:page" o:preferrelative="t" filled="f" stroked="f">
            <v:textbox>
              <w:txbxContent>
                <w:tbl>
                  <w:tblPr>
                    <w:tblW w:w="724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7240"/>
                  </w:tblGrid>
                  <w:tr w:rsidR="00AE5F07">
                    <w:trPr>
                      <w:jc w:val="center"/>
                    </w:trPr>
                    <w:tc>
                      <w:tcPr>
                        <w:tcW w:w="7240" w:type="dxa"/>
                        <w:shd w:val="clear" w:color="auto" w:fill="808080"/>
                      </w:tcPr>
                      <w:p w:rsidR="00AE5F07" w:rsidRDefault="00AE5F07">
                        <w:pPr>
                          <w:jc w:val="center"/>
                          <w:rPr>
                            <w:b/>
                            <w:color w:val="FFFFFF"/>
                            <w:szCs w:val="21"/>
                          </w:rPr>
                        </w:pPr>
                        <w:r>
                          <w:rPr>
                            <w:rFonts w:hint="eastAsia"/>
                            <w:b/>
                            <w:color w:val="FFFFFF"/>
                            <w:szCs w:val="21"/>
                          </w:rPr>
                          <w:t>所有权声明</w:t>
                        </w:r>
                      </w:p>
                    </w:tc>
                  </w:tr>
                  <w:tr w:rsidR="00AE5F07">
                    <w:trPr>
                      <w:jc w:val="center"/>
                    </w:trPr>
                    <w:tc>
                      <w:tcPr>
                        <w:tcW w:w="7240" w:type="dxa"/>
                      </w:tcPr>
                      <w:p w:rsidR="00AE5F07" w:rsidRDefault="00AE5F07">
                        <w:pPr>
                          <w:rPr>
                            <w:sz w:val="18"/>
                          </w:rPr>
                        </w:pPr>
                        <w:r>
                          <w:rPr>
                            <w:rFonts w:hint="eastAsia"/>
                            <w:sz w:val="18"/>
                          </w:rPr>
                          <w:t>该文件及其所含信息是丹东黄海汽车有限责任公司的财产。该文件及其所含信息的复制、使用及披露必须得到丹东黄海汽车有限责任公司的书面授权。</w:t>
                        </w:r>
                      </w:p>
                    </w:tc>
                  </w:tr>
                </w:tbl>
                <w:p w:rsidR="00AE5F07" w:rsidRDefault="00AE5F07"/>
              </w:txbxContent>
            </v:textbox>
            <w10:wrap anchory="page"/>
          </v:rect>
        </w:pict>
      </w:r>
      <w:r w:rsidR="00AE5F07">
        <w:rPr>
          <w:rFonts w:ascii="Arial" w:hAnsi="Arial" w:cs="Arial"/>
          <w:sz w:val="24"/>
        </w:rPr>
        <w:br w:type="page"/>
      </w:r>
      <w:r w:rsidR="00AE5F07">
        <w:rPr>
          <w:rFonts w:ascii="Arial" w:hAnsi="Arial" w:cs="Arial"/>
          <w:b/>
          <w:sz w:val="28"/>
          <w:szCs w:val="28"/>
        </w:rPr>
        <w:lastRenderedPageBreak/>
        <w:t>更改历史</w:t>
      </w:r>
    </w:p>
    <w:tbl>
      <w:tblPr>
        <w:tblW w:w="852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90"/>
        <w:gridCol w:w="4201"/>
        <w:gridCol w:w="1720"/>
        <w:gridCol w:w="1517"/>
      </w:tblGrid>
      <w:tr w:rsidR="00957860">
        <w:trPr>
          <w:trHeight w:val="89"/>
          <w:jc w:val="center"/>
        </w:trPr>
        <w:tc>
          <w:tcPr>
            <w:tcW w:w="1090" w:type="dxa"/>
            <w:vAlign w:val="center"/>
          </w:tcPr>
          <w:p w:rsidR="00957860" w:rsidRDefault="00AE5F07">
            <w:pPr>
              <w:spacing w:line="360" w:lineRule="auto"/>
              <w:jc w:val="center"/>
              <w:rPr>
                <w:rFonts w:ascii="Arial" w:hAnsi="Arial" w:cs="Arial"/>
                <w:sz w:val="24"/>
              </w:rPr>
            </w:pPr>
            <w:r>
              <w:rPr>
                <w:rFonts w:ascii="Arial" w:hAnsi="Arial" w:cs="Arial"/>
                <w:sz w:val="24"/>
              </w:rPr>
              <w:t>版本</w:t>
            </w:r>
          </w:p>
        </w:tc>
        <w:tc>
          <w:tcPr>
            <w:tcW w:w="4201" w:type="dxa"/>
            <w:vAlign w:val="center"/>
          </w:tcPr>
          <w:p w:rsidR="00957860" w:rsidRDefault="00AE5F07">
            <w:pPr>
              <w:spacing w:line="360" w:lineRule="auto"/>
              <w:jc w:val="center"/>
              <w:rPr>
                <w:rFonts w:ascii="Arial" w:hAnsi="Arial" w:cs="Arial"/>
                <w:sz w:val="24"/>
              </w:rPr>
            </w:pPr>
            <w:r>
              <w:rPr>
                <w:rFonts w:ascii="Arial" w:hAnsi="Arial" w:cs="Arial"/>
                <w:sz w:val="24"/>
              </w:rPr>
              <w:t>更改描述</w:t>
            </w:r>
          </w:p>
        </w:tc>
        <w:tc>
          <w:tcPr>
            <w:tcW w:w="1720" w:type="dxa"/>
            <w:vAlign w:val="center"/>
          </w:tcPr>
          <w:p w:rsidR="00957860" w:rsidRDefault="00AE5F07">
            <w:pPr>
              <w:spacing w:line="360" w:lineRule="auto"/>
              <w:jc w:val="center"/>
              <w:rPr>
                <w:rFonts w:ascii="Arial" w:hAnsi="Arial" w:cs="Arial"/>
                <w:sz w:val="24"/>
              </w:rPr>
            </w:pPr>
            <w:r>
              <w:rPr>
                <w:rFonts w:ascii="Arial" w:hAnsi="Arial" w:cs="Arial"/>
                <w:sz w:val="24"/>
              </w:rPr>
              <w:t>更改日期</w:t>
            </w:r>
          </w:p>
        </w:tc>
        <w:tc>
          <w:tcPr>
            <w:tcW w:w="1517" w:type="dxa"/>
            <w:vAlign w:val="center"/>
          </w:tcPr>
          <w:p w:rsidR="00957860" w:rsidRDefault="00AE5F07">
            <w:pPr>
              <w:spacing w:line="360" w:lineRule="auto"/>
              <w:jc w:val="center"/>
              <w:rPr>
                <w:rFonts w:ascii="Arial" w:hAnsi="Arial" w:cs="Arial"/>
                <w:sz w:val="24"/>
              </w:rPr>
            </w:pPr>
            <w:r>
              <w:rPr>
                <w:rFonts w:ascii="Arial" w:hAnsi="Arial" w:cs="Arial"/>
                <w:sz w:val="24"/>
              </w:rPr>
              <w:t>更改人</w:t>
            </w:r>
          </w:p>
        </w:tc>
      </w:tr>
      <w:tr w:rsidR="00957860">
        <w:trPr>
          <w:trHeight w:val="70"/>
          <w:jc w:val="center"/>
        </w:trPr>
        <w:tc>
          <w:tcPr>
            <w:tcW w:w="1090" w:type="dxa"/>
            <w:vAlign w:val="center"/>
          </w:tcPr>
          <w:p w:rsidR="00957860" w:rsidRDefault="00AE5F07">
            <w:pPr>
              <w:spacing w:line="360" w:lineRule="auto"/>
              <w:jc w:val="center"/>
              <w:rPr>
                <w:rFonts w:ascii="Arial" w:hAnsi="Arial" w:cs="Arial"/>
                <w:sz w:val="24"/>
              </w:rPr>
            </w:pPr>
            <w:r>
              <w:rPr>
                <w:rFonts w:ascii="Arial" w:hAnsi="Arial" w:cs="Arial" w:hint="eastAsia"/>
                <w:sz w:val="24"/>
              </w:rPr>
              <w:t>V1.0</w:t>
            </w:r>
          </w:p>
        </w:tc>
        <w:tc>
          <w:tcPr>
            <w:tcW w:w="4201" w:type="dxa"/>
            <w:vAlign w:val="center"/>
          </w:tcPr>
          <w:p w:rsidR="00957860" w:rsidRDefault="00AE5F07">
            <w:pPr>
              <w:spacing w:line="360" w:lineRule="auto"/>
              <w:rPr>
                <w:rFonts w:ascii="Arial" w:hAnsi="Arial" w:cs="Arial"/>
                <w:sz w:val="24"/>
              </w:rPr>
            </w:pPr>
            <w:r>
              <w:rPr>
                <w:rFonts w:ascii="Arial" w:hAnsi="Arial" w:cs="Arial" w:hint="eastAsia"/>
                <w:sz w:val="24"/>
              </w:rPr>
              <w:t>初始版本</w:t>
            </w:r>
          </w:p>
        </w:tc>
        <w:tc>
          <w:tcPr>
            <w:tcW w:w="1720" w:type="dxa"/>
          </w:tcPr>
          <w:p w:rsidR="00957860" w:rsidRDefault="00AE5F07" w:rsidP="00B65A0D">
            <w:pPr>
              <w:spacing w:line="360" w:lineRule="auto"/>
              <w:jc w:val="center"/>
              <w:rPr>
                <w:rFonts w:ascii="Arial" w:hAnsi="Arial" w:cs="Arial"/>
                <w:sz w:val="24"/>
              </w:rPr>
            </w:pPr>
            <w:r>
              <w:rPr>
                <w:rFonts w:ascii="Arial" w:hAnsi="Arial" w:cs="Arial" w:hint="eastAsia"/>
                <w:sz w:val="24"/>
              </w:rPr>
              <w:t>20</w:t>
            </w:r>
            <w:r w:rsidR="007703DC">
              <w:rPr>
                <w:rFonts w:ascii="Arial" w:hAnsi="Arial" w:cs="Arial"/>
                <w:sz w:val="24"/>
              </w:rPr>
              <w:t>2</w:t>
            </w:r>
            <w:r w:rsidR="00B65A0D">
              <w:rPr>
                <w:rFonts w:ascii="Arial" w:hAnsi="Arial" w:cs="Arial"/>
                <w:sz w:val="24"/>
              </w:rPr>
              <w:t>3</w:t>
            </w:r>
            <w:r>
              <w:rPr>
                <w:rFonts w:ascii="Arial" w:hAnsi="Arial" w:cs="Arial" w:hint="eastAsia"/>
                <w:sz w:val="24"/>
              </w:rPr>
              <w:t>-0</w:t>
            </w:r>
            <w:r w:rsidR="00B65A0D">
              <w:rPr>
                <w:rFonts w:ascii="Arial" w:hAnsi="Arial" w:cs="Arial"/>
                <w:sz w:val="24"/>
              </w:rPr>
              <w:t>1</w:t>
            </w:r>
            <w:r>
              <w:rPr>
                <w:rFonts w:ascii="Arial" w:hAnsi="Arial" w:cs="Arial" w:hint="eastAsia"/>
                <w:sz w:val="24"/>
              </w:rPr>
              <w:t>-</w:t>
            </w:r>
            <w:r w:rsidR="00B65A0D">
              <w:rPr>
                <w:rFonts w:ascii="Arial" w:hAnsi="Arial" w:cs="Arial"/>
                <w:sz w:val="24"/>
              </w:rPr>
              <w:t>18</w:t>
            </w:r>
          </w:p>
        </w:tc>
        <w:tc>
          <w:tcPr>
            <w:tcW w:w="1517" w:type="dxa"/>
          </w:tcPr>
          <w:p w:rsidR="00957860" w:rsidRDefault="00957860">
            <w:pPr>
              <w:spacing w:line="360" w:lineRule="auto"/>
              <w:jc w:val="center"/>
              <w:rPr>
                <w:rFonts w:ascii="Arial" w:hAnsi="Arial" w:cs="Arial"/>
                <w:sz w:val="24"/>
              </w:rPr>
            </w:pPr>
          </w:p>
        </w:tc>
      </w:tr>
      <w:tr w:rsidR="00957860">
        <w:trPr>
          <w:trHeight w:val="70"/>
          <w:jc w:val="center"/>
        </w:trPr>
        <w:tc>
          <w:tcPr>
            <w:tcW w:w="1090" w:type="dxa"/>
            <w:vAlign w:val="center"/>
          </w:tcPr>
          <w:p w:rsidR="00957860" w:rsidRDefault="00957860">
            <w:pPr>
              <w:spacing w:line="360" w:lineRule="auto"/>
              <w:jc w:val="center"/>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jc w:val="center"/>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jc w:val="center"/>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r w:rsidR="00957860">
        <w:trPr>
          <w:trHeight w:val="70"/>
          <w:jc w:val="center"/>
        </w:trPr>
        <w:tc>
          <w:tcPr>
            <w:tcW w:w="1090" w:type="dxa"/>
            <w:vAlign w:val="center"/>
          </w:tcPr>
          <w:p w:rsidR="00957860" w:rsidRDefault="00957860">
            <w:pPr>
              <w:spacing w:line="360" w:lineRule="auto"/>
              <w:rPr>
                <w:rFonts w:ascii="Arial" w:hAnsi="Arial" w:cs="Arial"/>
                <w:sz w:val="24"/>
              </w:rPr>
            </w:pPr>
          </w:p>
        </w:tc>
        <w:tc>
          <w:tcPr>
            <w:tcW w:w="4201" w:type="dxa"/>
            <w:vAlign w:val="center"/>
          </w:tcPr>
          <w:p w:rsidR="00957860" w:rsidRDefault="00957860">
            <w:pPr>
              <w:spacing w:line="360" w:lineRule="auto"/>
              <w:rPr>
                <w:rFonts w:ascii="Arial" w:hAnsi="Arial" w:cs="Arial"/>
                <w:sz w:val="24"/>
              </w:rPr>
            </w:pPr>
          </w:p>
        </w:tc>
        <w:tc>
          <w:tcPr>
            <w:tcW w:w="1720" w:type="dxa"/>
            <w:vAlign w:val="center"/>
          </w:tcPr>
          <w:p w:rsidR="00957860" w:rsidRDefault="00957860">
            <w:pPr>
              <w:spacing w:line="360" w:lineRule="auto"/>
              <w:rPr>
                <w:rFonts w:ascii="Arial" w:hAnsi="Arial" w:cs="Arial"/>
                <w:sz w:val="24"/>
              </w:rPr>
            </w:pPr>
          </w:p>
        </w:tc>
        <w:tc>
          <w:tcPr>
            <w:tcW w:w="1517" w:type="dxa"/>
            <w:vAlign w:val="center"/>
          </w:tcPr>
          <w:p w:rsidR="00957860" w:rsidRDefault="00957860">
            <w:pPr>
              <w:spacing w:line="360" w:lineRule="auto"/>
              <w:rPr>
                <w:rFonts w:ascii="Arial" w:hAnsi="Arial" w:cs="Arial"/>
                <w:sz w:val="24"/>
              </w:rPr>
            </w:pPr>
          </w:p>
        </w:tc>
      </w:tr>
    </w:tbl>
    <w:p w:rsidR="00957860" w:rsidRDefault="00957860">
      <w:pPr>
        <w:spacing w:line="360" w:lineRule="auto"/>
        <w:rPr>
          <w:rFonts w:ascii="Arial" w:hAnsi="Arial" w:cs="Arial"/>
          <w:sz w:val="24"/>
        </w:rPr>
      </w:pPr>
    </w:p>
    <w:p w:rsidR="00957860" w:rsidRDefault="00AE5F07">
      <w:pPr>
        <w:spacing w:line="360" w:lineRule="auto"/>
        <w:jc w:val="center"/>
        <w:rPr>
          <w:rFonts w:ascii="Calibri" w:hAnsi="Calibri"/>
          <w:szCs w:val="22"/>
        </w:rPr>
      </w:pPr>
      <w:bookmarkStart w:id="3" w:name="_Toc533583864"/>
      <w:r>
        <w:rPr>
          <w:rFonts w:ascii="Arial" w:hAnsi="Arial" w:cs="Arial"/>
          <w:sz w:val="24"/>
        </w:rPr>
        <w:br w:type="page"/>
      </w:r>
      <w:bookmarkEnd w:id="3"/>
      <w:r>
        <w:rPr>
          <w:rFonts w:ascii="Arial" w:hAnsi="Arial" w:cs="Arial"/>
          <w:b/>
          <w:sz w:val="32"/>
          <w:szCs w:val="32"/>
        </w:rPr>
        <w:lastRenderedPageBreak/>
        <w:t>目录</w:t>
      </w:r>
      <w:r>
        <w:fldChar w:fldCharType="begin"/>
      </w:r>
      <w:r>
        <w:instrText xml:space="preserve"> TOC \o "1-3" \h \z \u </w:instrText>
      </w:r>
      <w:r>
        <w:fldChar w:fldCharType="separate"/>
      </w:r>
    </w:p>
    <w:p w:rsidR="00957860" w:rsidRDefault="003F1306">
      <w:pPr>
        <w:pStyle w:val="11"/>
        <w:tabs>
          <w:tab w:val="left" w:pos="420"/>
          <w:tab w:val="right" w:leader="dot" w:pos="9174"/>
        </w:tabs>
        <w:rPr>
          <w:rFonts w:ascii="Calibri" w:hAnsi="Calibri"/>
          <w:szCs w:val="22"/>
        </w:rPr>
      </w:pPr>
      <w:hyperlink w:anchor="_Toc494360565" w:history="1">
        <w:r w:rsidR="00AE5F07">
          <w:rPr>
            <w:rStyle w:val="affff"/>
            <w:rFonts w:cs="Arial"/>
          </w:rPr>
          <w:t>1</w:t>
        </w:r>
        <w:r w:rsidR="00AE5F07">
          <w:rPr>
            <w:rFonts w:ascii="Calibri" w:hAnsi="Calibri"/>
            <w:szCs w:val="22"/>
          </w:rPr>
          <w:tab/>
        </w:r>
        <w:r w:rsidR="00AE5F07">
          <w:rPr>
            <w:rStyle w:val="affff"/>
            <w:rFonts w:cs="Arial"/>
          </w:rPr>
          <w:t>前言</w:t>
        </w:r>
        <w:r w:rsidR="00AE5F07">
          <w:tab/>
        </w:r>
        <w:r w:rsidR="00AE5F07">
          <w:fldChar w:fldCharType="begin"/>
        </w:r>
        <w:r w:rsidR="00AE5F07">
          <w:instrText xml:space="preserve"> PAGEREF _Toc494360565 \h </w:instrText>
        </w:r>
        <w:r w:rsidR="00AE5F07">
          <w:fldChar w:fldCharType="separate"/>
        </w:r>
        <w:r w:rsidR="00AE5F07">
          <w:t>1</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66" w:history="1">
        <w:r w:rsidR="00AE5F07">
          <w:rPr>
            <w:rStyle w:val="affff"/>
            <w:rFonts w:cs="Arial"/>
          </w:rPr>
          <w:t>1.1</w:t>
        </w:r>
        <w:r w:rsidR="00AE5F07">
          <w:rPr>
            <w:rFonts w:ascii="Calibri" w:hAnsi="Calibri"/>
            <w:szCs w:val="22"/>
          </w:rPr>
          <w:tab/>
        </w:r>
        <w:r w:rsidR="00AE5F07">
          <w:rPr>
            <w:rStyle w:val="affff"/>
            <w:rFonts w:cs="Arial"/>
          </w:rPr>
          <w:t>范围</w:t>
        </w:r>
        <w:r w:rsidR="00AE5F07">
          <w:tab/>
        </w:r>
        <w:r w:rsidR="00AE5F07">
          <w:fldChar w:fldCharType="begin"/>
        </w:r>
        <w:r w:rsidR="00AE5F07">
          <w:instrText xml:space="preserve"> PAGEREF _Toc494360566 \h </w:instrText>
        </w:r>
        <w:r w:rsidR="00AE5F07">
          <w:fldChar w:fldCharType="separate"/>
        </w:r>
        <w:r w:rsidR="00AE5F07">
          <w:t>1</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67" w:history="1">
        <w:r w:rsidR="00AE5F07">
          <w:rPr>
            <w:rStyle w:val="affff"/>
            <w:rFonts w:cs="Arial"/>
          </w:rPr>
          <w:t>1.2</w:t>
        </w:r>
        <w:r w:rsidR="00AE5F07">
          <w:rPr>
            <w:rFonts w:ascii="Calibri" w:hAnsi="Calibri"/>
            <w:szCs w:val="22"/>
          </w:rPr>
          <w:tab/>
        </w:r>
        <w:r w:rsidR="00AE5F07">
          <w:rPr>
            <w:rStyle w:val="affff"/>
            <w:rFonts w:cs="Arial"/>
          </w:rPr>
          <w:t>规范性引用文档</w:t>
        </w:r>
        <w:r w:rsidR="00AE5F07">
          <w:tab/>
        </w:r>
        <w:r w:rsidR="00AE5F07">
          <w:fldChar w:fldCharType="begin"/>
        </w:r>
        <w:r w:rsidR="00AE5F07">
          <w:instrText xml:space="preserve"> PAGEREF _Toc494360567 \h </w:instrText>
        </w:r>
        <w:r w:rsidR="00AE5F07">
          <w:fldChar w:fldCharType="separate"/>
        </w:r>
        <w:r w:rsidR="00AE5F07">
          <w:t>1</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68" w:history="1">
        <w:r w:rsidR="00AE5F07">
          <w:rPr>
            <w:rStyle w:val="affff"/>
            <w:rFonts w:cs="Arial"/>
          </w:rPr>
          <w:t>1.3</w:t>
        </w:r>
        <w:r w:rsidR="00AE5F07">
          <w:rPr>
            <w:rFonts w:ascii="Calibri" w:hAnsi="Calibri"/>
            <w:szCs w:val="22"/>
          </w:rPr>
          <w:tab/>
        </w:r>
        <w:r w:rsidR="00AE5F07">
          <w:rPr>
            <w:rStyle w:val="affff"/>
            <w:rFonts w:cs="Arial"/>
          </w:rPr>
          <w:t>术语和缩写</w:t>
        </w:r>
        <w:r w:rsidR="00AE5F07">
          <w:tab/>
        </w:r>
        <w:r w:rsidR="00AE5F07">
          <w:fldChar w:fldCharType="begin"/>
        </w:r>
        <w:r w:rsidR="00AE5F07">
          <w:instrText xml:space="preserve"> PAGEREF _Toc494360568 \h </w:instrText>
        </w:r>
        <w:r w:rsidR="00AE5F07">
          <w:fldChar w:fldCharType="separate"/>
        </w:r>
        <w:r w:rsidR="00AE5F07">
          <w:t>2</w:t>
        </w:r>
        <w:r w:rsidR="00AE5F07">
          <w:fldChar w:fldCharType="end"/>
        </w:r>
      </w:hyperlink>
    </w:p>
    <w:p w:rsidR="00957860" w:rsidRDefault="003F1306">
      <w:pPr>
        <w:pStyle w:val="11"/>
        <w:tabs>
          <w:tab w:val="left" w:pos="420"/>
          <w:tab w:val="right" w:leader="dot" w:pos="9174"/>
        </w:tabs>
        <w:rPr>
          <w:rFonts w:ascii="Calibri" w:hAnsi="Calibri"/>
          <w:szCs w:val="22"/>
        </w:rPr>
      </w:pPr>
      <w:hyperlink w:anchor="_Toc494360569" w:history="1">
        <w:r w:rsidR="00AE5F07">
          <w:rPr>
            <w:rStyle w:val="affff"/>
            <w:rFonts w:cs="Arial"/>
          </w:rPr>
          <w:t>2</w:t>
        </w:r>
        <w:r w:rsidR="00AE5F07">
          <w:rPr>
            <w:rFonts w:ascii="Calibri" w:hAnsi="Calibri"/>
            <w:szCs w:val="22"/>
          </w:rPr>
          <w:tab/>
        </w:r>
        <w:r w:rsidR="00AE5F07">
          <w:rPr>
            <w:rStyle w:val="affff"/>
            <w:rFonts w:cs="Arial"/>
          </w:rPr>
          <w:t>通用需求</w:t>
        </w:r>
        <w:r w:rsidR="00AE5F07">
          <w:tab/>
        </w:r>
        <w:r w:rsidR="00AE5F07">
          <w:fldChar w:fldCharType="begin"/>
        </w:r>
        <w:r w:rsidR="00AE5F07">
          <w:instrText xml:space="preserve"> PAGEREF _Toc494360569 \h </w:instrText>
        </w:r>
        <w:r w:rsidR="00AE5F07">
          <w:fldChar w:fldCharType="separate"/>
        </w:r>
        <w:r w:rsidR="00AE5F07">
          <w:t>3</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70" w:history="1">
        <w:r w:rsidR="00AE5F07">
          <w:rPr>
            <w:rStyle w:val="affff"/>
            <w:rFonts w:cs="Arial"/>
          </w:rPr>
          <w:t>2.1</w:t>
        </w:r>
        <w:r w:rsidR="00AE5F07">
          <w:rPr>
            <w:rFonts w:ascii="Calibri" w:hAnsi="Calibri"/>
            <w:szCs w:val="22"/>
          </w:rPr>
          <w:tab/>
        </w:r>
        <w:r w:rsidR="00AE5F07">
          <w:rPr>
            <w:rStyle w:val="affff"/>
            <w:rFonts w:cs="Arial"/>
          </w:rPr>
          <w:t>不可重编程</w:t>
        </w:r>
        <w:r w:rsidR="00AE5F07">
          <w:rPr>
            <w:rStyle w:val="affff"/>
            <w:rFonts w:cs="Arial"/>
          </w:rPr>
          <w:t>ECU</w:t>
        </w:r>
        <w:r w:rsidR="00AE5F07">
          <w:rPr>
            <w:rStyle w:val="affff"/>
            <w:rFonts w:cs="Arial"/>
          </w:rPr>
          <w:t>的通用需求</w:t>
        </w:r>
        <w:r w:rsidR="00AE5F07">
          <w:tab/>
        </w:r>
        <w:r w:rsidR="00AE5F07">
          <w:fldChar w:fldCharType="begin"/>
        </w:r>
        <w:r w:rsidR="00AE5F07">
          <w:instrText xml:space="preserve"> PAGEREF _Toc494360570 \h </w:instrText>
        </w:r>
        <w:r w:rsidR="00AE5F07">
          <w:fldChar w:fldCharType="separate"/>
        </w:r>
        <w:r w:rsidR="00AE5F07">
          <w:t>3</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71" w:history="1">
        <w:r w:rsidR="00AE5F07">
          <w:rPr>
            <w:rStyle w:val="affff"/>
            <w:rFonts w:cs="Arial"/>
          </w:rPr>
          <w:t>2.2</w:t>
        </w:r>
        <w:r w:rsidR="00AE5F07">
          <w:rPr>
            <w:rFonts w:ascii="Calibri" w:hAnsi="Calibri"/>
            <w:szCs w:val="22"/>
          </w:rPr>
          <w:tab/>
        </w:r>
        <w:r w:rsidR="00AE5F07">
          <w:rPr>
            <w:rStyle w:val="affff"/>
            <w:rFonts w:cs="Arial"/>
          </w:rPr>
          <w:t>重编程</w:t>
        </w:r>
        <w:r w:rsidR="00AE5F07">
          <w:rPr>
            <w:rStyle w:val="affff"/>
            <w:rFonts w:cs="Arial"/>
          </w:rPr>
          <w:t>ECU</w:t>
        </w:r>
        <w:r w:rsidR="00AE5F07">
          <w:rPr>
            <w:rStyle w:val="affff"/>
            <w:rFonts w:cs="Arial"/>
          </w:rPr>
          <w:t>的通用需求</w:t>
        </w:r>
        <w:r w:rsidR="00AE5F07">
          <w:tab/>
        </w:r>
        <w:r w:rsidR="00AE5F07">
          <w:fldChar w:fldCharType="begin"/>
        </w:r>
        <w:r w:rsidR="00AE5F07">
          <w:instrText xml:space="preserve"> PAGEREF _Toc494360571 \h </w:instrText>
        </w:r>
        <w:r w:rsidR="00AE5F07">
          <w:fldChar w:fldCharType="separate"/>
        </w:r>
        <w:r w:rsidR="00AE5F07">
          <w:t>3</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2" w:history="1">
        <w:r w:rsidR="00AE5F07">
          <w:rPr>
            <w:rStyle w:val="affff"/>
            <w:rFonts w:cs="Arial"/>
          </w:rPr>
          <w:t>2.2.1</w:t>
        </w:r>
        <w:r w:rsidR="00AE5F07">
          <w:rPr>
            <w:rFonts w:ascii="Calibri" w:hAnsi="Calibri"/>
            <w:szCs w:val="22"/>
          </w:rPr>
          <w:tab/>
        </w:r>
        <w:r w:rsidR="00AE5F07">
          <w:rPr>
            <w:rStyle w:val="affff"/>
            <w:rFonts w:cs="Arial"/>
          </w:rPr>
          <w:t>概述</w:t>
        </w:r>
        <w:r w:rsidR="00AE5F07">
          <w:tab/>
        </w:r>
        <w:r w:rsidR="00AE5F07">
          <w:fldChar w:fldCharType="begin"/>
        </w:r>
        <w:r w:rsidR="00AE5F07">
          <w:instrText xml:space="preserve"> PAGEREF _Toc494360572 \h </w:instrText>
        </w:r>
        <w:r w:rsidR="00AE5F07">
          <w:fldChar w:fldCharType="separate"/>
        </w:r>
        <w:r w:rsidR="00AE5F07">
          <w:t>3</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3" w:history="1">
        <w:r w:rsidR="00AE5F07">
          <w:rPr>
            <w:rStyle w:val="affff"/>
            <w:rFonts w:cs="Arial"/>
          </w:rPr>
          <w:t>2.2.2</w:t>
        </w:r>
        <w:r w:rsidR="00AE5F07">
          <w:rPr>
            <w:rFonts w:ascii="Calibri" w:hAnsi="Calibri"/>
            <w:szCs w:val="22"/>
          </w:rPr>
          <w:tab/>
        </w:r>
        <w:r w:rsidR="00AE5F07">
          <w:rPr>
            <w:rStyle w:val="affff"/>
            <w:rFonts w:cs="Arial"/>
          </w:rPr>
          <w:t>硬件需求</w:t>
        </w:r>
        <w:r w:rsidR="00AE5F07">
          <w:tab/>
        </w:r>
        <w:r w:rsidR="00AE5F07">
          <w:fldChar w:fldCharType="begin"/>
        </w:r>
        <w:r w:rsidR="00AE5F07">
          <w:instrText xml:space="preserve"> PAGEREF _Toc494360573 \h </w:instrText>
        </w:r>
        <w:r w:rsidR="00AE5F07">
          <w:fldChar w:fldCharType="separate"/>
        </w:r>
        <w:r w:rsidR="00AE5F07">
          <w:t>3</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4" w:history="1">
        <w:r w:rsidR="00AE5F07">
          <w:rPr>
            <w:rStyle w:val="affff"/>
            <w:rFonts w:cs="Arial"/>
          </w:rPr>
          <w:t>2.2.3</w:t>
        </w:r>
        <w:r w:rsidR="00AE5F07">
          <w:rPr>
            <w:rFonts w:ascii="Calibri" w:hAnsi="Calibri"/>
            <w:szCs w:val="22"/>
          </w:rPr>
          <w:tab/>
        </w:r>
        <w:r w:rsidR="00AE5F07">
          <w:rPr>
            <w:rStyle w:val="affff"/>
            <w:rFonts w:cs="Arial"/>
          </w:rPr>
          <w:t>软件需求</w:t>
        </w:r>
        <w:r w:rsidR="00AE5F07">
          <w:tab/>
        </w:r>
        <w:r w:rsidR="00AE5F07">
          <w:fldChar w:fldCharType="begin"/>
        </w:r>
        <w:r w:rsidR="00AE5F07">
          <w:instrText xml:space="preserve"> PAGEREF _Toc494360574 \h </w:instrText>
        </w:r>
        <w:r w:rsidR="00AE5F07">
          <w:fldChar w:fldCharType="separate"/>
        </w:r>
        <w:r w:rsidR="00AE5F07">
          <w:t>3</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5" w:history="1">
        <w:r w:rsidR="00AE5F07">
          <w:rPr>
            <w:rStyle w:val="affff"/>
            <w:rFonts w:cs="Arial"/>
          </w:rPr>
          <w:t>2.2.4</w:t>
        </w:r>
        <w:r w:rsidR="00AE5F07">
          <w:rPr>
            <w:rFonts w:ascii="Calibri" w:hAnsi="Calibri"/>
            <w:szCs w:val="22"/>
          </w:rPr>
          <w:tab/>
        </w:r>
        <w:r w:rsidR="00AE5F07">
          <w:rPr>
            <w:rStyle w:val="affff"/>
            <w:rFonts w:cs="Arial"/>
          </w:rPr>
          <w:t>安全需求</w:t>
        </w:r>
        <w:r w:rsidR="00AE5F07">
          <w:tab/>
        </w:r>
        <w:r w:rsidR="00AE5F07">
          <w:fldChar w:fldCharType="begin"/>
        </w:r>
        <w:r w:rsidR="00AE5F07">
          <w:instrText xml:space="preserve"> PAGEREF _Toc494360575 \h </w:instrText>
        </w:r>
        <w:r w:rsidR="00AE5F07">
          <w:fldChar w:fldCharType="separate"/>
        </w:r>
        <w:r w:rsidR="00AE5F07">
          <w:t>3</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6" w:history="1">
        <w:r w:rsidR="00AE5F07">
          <w:rPr>
            <w:rStyle w:val="affff"/>
            <w:rFonts w:cs="Arial"/>
          </w:rPr>
          <w:t>2.2.5</w:t>
        </w:r>
        <w:r w:rsidR="00AE5F07">
          <w:rPr>
            <w:rFonts w:ascii="Calibri" w:hAnsi="Calibri"/>
            <w:szCs w:val="22"/>
          </w:rPr>
          <w:tab/>
        </w:r>
        <w:r w:rsidR="00AE5F07">
          <w:rPr>
            <w:rStyle w:val="affff"/>
            <w:rFonts w:cs="Arial"/>
          </w:rPr>
          <w:t>源文件格式要求</w:t>
        </w:r>
        <w:r w:rsidR="00AE5F07">
          <w:tab/>
        </w:r>
        <w:r w:rsidR="00AE5F07">
          <w:fldChar w:fldCharType="begin"/>
        </w:r>
        <w:r w:rsidR="00AE5F07">
          <w:instrText xml:space="preserve"> PAGEREF _Toc494360576 \h </w:instrText>
        </w:r>
        <w:r w:rsidR="00AE5F07">
          <w:fldChar w:fldCharType="separate"/>
        </w:r>
        <w:r w:rsidR="00AE5F07">
          <w:t>5</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7" w:history="1">
        <w:r w:rsidR="00AE5F07">
          <w:rPr>
            <w:rStyle w:val="affff"/>
            <w:rFonts w:cs="Arial"/>
          </w:rPr>
          <w:t>2.2.6</w:t>
        </w:r>
        <w:r w:rsidR="00AE5F07">
          <w:rPr>
            <w:rFonts w:ascii="Calibri" w:hAnsi="Calibri"/>
            <w:szCs w:val="22"/>
          </w:rPr>
          <w:tab/>
        </w:r>
        <w:r w:rsidR="00AE5F07">
          <w:rPr>
            <w:rStyle w:val="affff"/>
            <w:rFonts w:cs="Arial"/>
          </w:rPr>
          <w:t>通信需求</w:t>
        </w:r>
        <w:r w:rsidR="00AE5F07">
          <w:tab/>
        </w:r>
        <w:r w:rsidR="00AE5F07">
          <w:fldChar w:fldCharType="begin"/>
        </w:r>
        <w:r w:rsidR="00AE5F07">
          <w:instrText xml:space="preserve"> PAGEREF _Toc494360577 \h </w:instrText>
        </w:r>
        <w:r w:rsidR="00AE5F07">
          <w:fldChar w:fldCharType="separate"/>
        </w:r>
        <w:r w:rsidR="00AE5F07">
          <w:t>5</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8" w:history="1">
        <w:r w:rsidR="00AE5F07">
          <w:rPr>
            <w:rStyle w:val="affff"/>
            <w:rFonts w:cs="Arial"/>
          </w:rPr>
          <w:t>2.2.7</w:t>
        </w:r>
        <w:r w:rsidR="00AE5F07">
          <w:rPr>
            <w:rFonts w:ascii="Calibri" w:hAnsi="Calibri"/>
            <w:szCs w:val="22"/>
          </w:rPr>
          <w:tab/>
        </w:r>
        <w:r w:rsidR="00AE5F07">
          <w:rPr>
            <w:rStyle w:val="affff"/>
            <w:rFonts w:cs="Arial"/>
          </w:rPr>
          <w:t>诊断服务需求</w:t>
        </w:r>
        <w:r w:rsidR="00AE5F07">
          <w:tab/>
        </w:r>
        <w:r w:rsidR="00AE5F07">
          <w:fldChar w:fldCharType="begin"/>
        </w:r>
        <w:r w:rsidR="00AE5F07">
          <w:instrText xml:space="preserve"> PAGEREF _Toc494360578 \h </w:instrText>
        </w:r>
        <w:r w:rsidR="00AE5F07">
          <w:fldChar w:fldCharType="separate"/>
        </w:r>
        <w:r w:rsidR="00AE5F07">
          <w:t>5</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79" w:history="1">
        <w:r w:rsidR="00AE5F07">
          <w:rPr>
            <w:rStyle w:val="affff"/>
            <w:rFonts w:cs="Arial"/>
          </w:rPr>
          <w:t>2.2.8</w:t>
        </w:r>
        <w:r w:rsidR="00AE5F07">
          <w:rPr>
            <w:rFonts w:ascii="Calibri" w:hAnsi="Calibri"/>
            <w:szCs w:val="22"/>
          </w:rPr>
          <w:tab/>
        </w:r>
        <w:r w:rsidR="00AE5F07">
          <w:rPr>
            <w:rStyle w:val="affff"/>
            <w:rFonts w:cs="Arial"/>
          </w:rPr>
          <w:t>ECU</w:t>
        </w:r>
        <w:r w:rsidR="00AE5F07">
          <w:rPr>
            <w:rStyle w:val="affff"/>
            <w:rFonts w:cs="Arial"/>
          </w:rPr>
          <w:t>启动时序</w:t>
        </w:r>
        <w:r w:rsidR="00AE5F07">
          <w:tab/>
        </w:r>
        <w:r w:rsidR="00AE5F07">
          <w:fldChar w:fldCharType="begin"/>
        </w:r>
        <w:r w:rsidR="00AE5F07">
          <w:instrText xml:space="preserve"> PAGEREF _Toc494360579 \h </w:instrText>
        </w:r>
        <w:r w:rsidR="00AE5F07">
          <w:fldChar w:fldCharType="separate"/>
        </w:r>
        <w:r w:rsidR="00AE5F07">
          <w:t>6</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80" w:history="1">
        <w:r w:rsidR="00AE5F07">
          <w:rPr>
            <w:rStyle w:val="affff"/>
            <w:rFonts w:cs="Arial"/>
          </w:rPr>
          <w:t>2.3</w:t>
        </w:r>
        <w:r w:rsidR="00AE5F07">
          <w:rPr>
            <w:rFonts w:ascii="Calibri" w:hAnsi="Calibri"/>
            <w:szCs w:val="22"/>
          </w:rPr>
          <w:tab/>
        </w:r>
        <w:r w:rsidR="00AE5F07">
          <w:rPr>
            <w:rStyle w:val="affff"/>
            <w:rFonts w:cs="Arial"/>
          </w:rPr>
          <w:t>网关</w:t>
        </w:r>
        <w:r w:rsidR="00AE5F07">
          <w:rPr>
            <w:rStyle w:val="affff"/>
            <w:rFonts w:cs="Arial"/>
          </w:rPr>
          <w:t>ECU</w:t>
        </w:r>
        <w:r w:rsidR="00AE5F07">
          <w:rPr>
            <w:rStyle w:val="affff"/>
            <w:rFonts w:cs="Arial"/>
          </w:rPr>
          <w:t>需求</w:t>
        </w:r>
        <w:r w:rsidR="00AE5F07">
          <w:tab/>
        </w:r>
        <w:r w:rsidR="00AE5F07">
          <w:fldChar w:fldCharType="begin"/>
        </w:r>
        <w:r w:rsidR="00AE5F07">
          <w:instrText xml:space="preserve"> PAGEREF _Toc494360580 \h </w:instrText>
        </w:r>
        <w:r w:rsidR="00AE5F07">
          <w:fldChar w:fldCharType="separate"/>
        </w:r>
        <w:r w:rsidR="00AE5F07">
          <w:t>6</w:t>
        </w:r>
        <w:r w:rsidR="00AE5F07">
          <w:fldChar w:fldCharType="end"/>
        </w:r>
      </w:hyperlink>
    </w:p>
    <w:p w:rsidR="00957860" w:rsidRDefault="003F1306">
      <w:pPr>
        <w:pStyle w:val="11"/>
        <w:tabs>
          <w:tab w:val="left" w:pos="420"/>
          <w:tab w:val="right" w:leader="dot" w:pos="9174"/>
        </w:tabs>
        <w:rPr>
          <w:rFonts w:ascii="Calibri" w:hAnsi="Calibri"/>
          <w:szCs w:val="22"/>
        </w:rPr>
      </w:pPr>
      <w:hyperlink w:anchor="_Toc494360581" w:history="1">
        <w:r w:rsidR="00AE5F07">
          <w:rPr>
            <w:rStyle w:val="affff"/>
            <w:rFonts w:cs="Arial"/>
          </w:rPr>
          <w:t>3</w:t>
        </w:r>
        <w:r w:rsidR="00AE5F07">
          <w:rPr>
            <w:rFonts w:ascii="Calibri" w:hAnsi="Calibri"/>
            <w:szCs w:val="22"/>
          </w:rPr>
          <w:tab/>
        </w:r>
        <w:r w:rsidR="00AE5F07">
          <w:rPr>
            <w:rStyle w:val="affff"/>
            <w:rFonts w:cs="Arial"/>
          </w:rPr>
          <w:t>重编程流程</w:t>
        </w:r>
        <w:r w:rsidR="00AE5F07">
          <w:tab/>
        </w:r>
        <w:r w:rsidR="00AE5F07">
          <w:fldChar w:fldCharType="begin"/>
        </w:r>
        <w:r w:rsidR="00AE5F07">
          <w:instrText xml:space="preserve"> PAGEREF _Toc494360581 \h </w:instrText>
        </w:r>
        <w:r w:rsidR="00AE5F07">
          <w:fldChar w:fldCharType="separate"/>
        </w:r>
        <w:r w:rsidR="00AE5F07">
          <w:t>7</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82" w:history="1">
        <w:r w:rsidR="00AE5F07">
          <w:rPr>
            <w:rStyle w:val="affff"/>
            <w:rFonts w:cs="Arial"/>
          </w:rPr>
          <w:t>3.1</w:t>
        </w:r>
        <w:r w:rsidR="00AE5F07">
          <w:rPr>
            <w:rFonts w:ascii="Calibri" w:hAnsi="Calibri"/>
            <w:szCs w:val="22"/>
          </w:rPr>
          <w:tab/>
        </w:r>
        <w:r w:rsidR="00AE5F07">
          <w:rPr>
            <w:rStyle w:val="affff"/>
            <w:rFonts w:cs="Arial"/>
          </w:rPr>
          <w:t>概述</w:t>
        </w:r>
        <w:r w:rsidR="00AE5F07">
          <w:tab/>
        </w:r>
        <w:r w:rsidR="00AE5F07">
          <w:fldChar w:fldCharType="begin"/>
        </w:r>
        <w:r w:rsidR="00AE5F07">
          <w:instrText xml:space="preserve"> PAGEREF _Toc494360582 \h </w:instrText>
        </w:r>
        <w:r w:rsidR="00AE5F07">
          <w:fldChar w:fldCharType="separate"/>
        </w:r>
        <w:r w:rsidR="00AE5F07">
          <w:t>7</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83" w:history="1">
        <w:r w:rsidR="00AE5F07">
          <w:rPr>
            <w:rStyle w:val="affff"/>
            <w:rFonts w:cs="Arial"/>
          </w:rPr>
          <w:t>3.2</w:t>
        </w:r>
        <w:r w:rsidR="00AE5F07">
          <w:rPr>
            <w:rFonts w:ascii="Calibri" w:hAnsi="Calibri"/>
            <w:szCs w:val="22"/>
          </w:rPr>
          <w:tab/>
        </w:r>
        <w:r w:rsidR="00AE5F07">
          <w:rPr>
            <w:rStyle w:val="affff"/>
            <w:rFonts w:cs="Arial"/>
          </w:rPr>
          <w:t>Bootloader</w:t>
        </w:r>
        <w:r w:rsidR="00AE5F07">
          <w:rPr>
            <w:rStyle w:val="affff"/>
            <w:rFonts w:cs="Arial"/>
          </w:rPr>
          <w:t>启动时序</w:t>
        </w:r>
        <w:r w:rsidR="00AE5F07">
          <w:tab/>
        </w:r>
        <w:r w:rsidR="00AE5F07">
          <w:fldChar w:fldCharType="begin"/>
        </w:r>
        <w:r w:rsidR="00AE5F07">
          <w:instrText xml:space="preserve"> PAGEREF _Toc494360583 \h </w:instrText>
        </w:r>
        <w:r w:rsidR="00AE5F07">
          <w:fldChar w:fldCharType="separate"/>
        </w:r>
        <w:r w:rsidR="00AE5F07">
          <w:t>7</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84" w:history="1">
        <w:r w:rsidR="00AE5F07">
          <w:rPr>
            <w:rStyle w:val="affff"/>
            <w:rFonts w:cs="Arial"/>
          </w:rPr>
          <w:t>3.3</w:t>
        </w:r>
        <w:r w:rsidR="00AE5F07">
          <w:rPr>
            <w:rFonts w:ascii="Calibri" w:hAnsi="Calibri"/>
            <w:szCs w:val="22"/>
          </w:rPr>
          <w:tab/>
        </w:r>
        <w:r w:rsidR="00AE5F07">
          <w:rPr>
            <w:rStyle w:val="affff"/>
            <w:rFonts w:cs="Arial"/>
          </w:rPr>
          <w:t>重编程时序</w:t>
        </w:r>
        <w:r w:rsidR="00AE5F07">
          <w:tab/>
        </w:r>
        <w:r w:rsidR="00AE5F07">
          <w:fldChar w:fldCharType="begin"/>
        </w:r>
        <w:r w:rsidR="00AE5F07">
          <w:instrText xml:space="preserve"> PAGEREF _Toc494360584 \h </w:instrText>
        </w:r>
        <w:r w:rsidR="00AE5F07">
          <w:fldChar w:fldCharType="separate"/>
        </w:r>
        <w:r w:rsidR="00AE5F07">
          <w:t>8</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85" w:history="1">
        <w:r w:rsidR="00AE5F07">
          <w:rPr>
            <w:rStyle w:val="affff"/>
            <w:rFonts w:cs="Arial"/>
          </w:rPr>
          <w:t>3.3.1</w:t>
        </w:r>
        <w:r w:rsidR="00AE5F07">
          <w:rPr>
            <w:rFonts w:ascii="Calibri" w:hAnsi="Calibri"/>
            <w:szCs w:val="22"/>
          </w:rPr>
          <w:tab/>
        </w:r>
        <w:r w:rsidR="00AE5F07">
          <w:rPr>
            <w:rStyle w:val="affff"/>
            <w:rFonts w:cs="Arial"/>
          </w:rPr>
          <w:t>预编程步骤</w:t>
        </w:r>
        <w:r w:rsidR="00AE5F07">
          <w:tab/>
        </w:r>
        <w:r w:rsidR="00AE5F07">
          <w:fldChar w:fldCharType="begin"/>
        </w:r>
        <w:r w:rsidR="00AE5F07">
          <w:instrText xml:space="preserve"> PAGEREF _Toc494360585 \h </w:instrText>
        </w:r>
        <w:r w:rsidR="00AE5F07">
          <w:fldChar w:fldCharType="separate"/>
        </w:r>
        <w:r w:rsidR="00AE5F07">
          <w:t>8</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86" w:history="1">
        <w:r w:rsidR="00AE5F07">
          <w:rPr>
            <w:rStyle w:val="affff"/>
            <w:rFonts w:cs="Arial"/>
          </w:rPr>
          <w:t>3.3.2</w:t>
        </w:r>
        <w:r w:rsidR="00AE5F07">
          <w:rPr>
            <w:rFonts w:ascii="Calibri" w:hAnsi="Calibri"/>
            <w:szCs w:val="22"/>
          </w:rPr>
          <w:tab/>
        </w:r>
        <w:r w:rsidR="00AE5F07">
          <w:rPr>
            <w:rStyle w:val="affff"/>
            <w:rFonts w:cs="Arial"/>
          </w:rPr>
          <w:t>主编程步骤</w:t>
        </w:r>
        <w:r w:rsidR="00AE5F07">
          <w:tab/>
        </w:r>
        <w:r w:rsidR="00AE5F07">
          <w:fldChar w:fldCharType="begin"/>
        </w:r>
        <w:r w:rsidR="00AE5F07">
          <w:instrText xml:space="preserve"> PAGEREF _Toc494360586 \h </w:instrText>
        </w:r>
        <w:r w:rsidR="00AE5F07">
          <w:fldChar w:fldCharType="separate"/>
        </w:r>
        <w:r w:rsidR="00AE5F07">
          <w:t>9</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87" w:history="1">
        <w:r w:rsidR="00AE5F07">
          <w:rPr>
            <w:rStyle w:val="affff"/>
            <w:rFonts w:cs="Arial"/>
          </w:rPr>
          <w:t>3.3.3</w:t>
        </w:r>
        <w:r w:rsidR="00AE5F07">
          <w:rPr>
            <w:rFonts w:ascii="Calibri" w:hAnsi="Calibri"/>
            <w:szCs w:val="22"/>
          </w:rPr>
          <w:tab/>
        </w:r>
        <w:r w:rsidR="00AE5F07">
          <w:rPr>
            <w:rStyle w:val="affff"/>
            <w:rFonts w:cs="Arial"/>
          </w:rPr>
          <w:t>后编程步骤</w:t>
        </w:r>
        <w:r w:rsidR="00AE5F07">
          <w:tab/>
        </w:r>
        <w:r w:rsidR="00AE5F07">
          <w:fldChar w:fldCharType="begin"/>
        </w:r>
        <w:r w:rsidR="00AE5F07">
          <w:instrText xml:space="preserve"> PAGEREF _Toc494360587 \h </w:instrText>
        </w:r>
        <w:r w:rsidR="00AE5F07">
          <w:fldChar w:fldCharType="separate"/>
        </w:r>
        <w:r w:rsidR="00AE5F07">
          <w:t>11</w:t>
        </w:r>
        <w:r w:rsidR="00AE5F07">
          <w:fldChar w:fldCharType="end"/>
        </w:r>
      </w:hyperlink>
    </w:p>
    <w:p w:rsidR="00957860" w:rsidRDefault="003F1306">
      <w:pPr>
        <w:pStyle w:val="28"/>
        <w:tabs>
          <w:tab w:val="left" w:pos="1260"/>
          <w:tab w:val="right" w:leader="dot" w:pos="9174"/>
        </w:tabs>
        <w:rPr>
          <w:rFonts w:ascii="Calibri" w:hAnsi="Calibri"/>
          <w:szCs w:val="22"/>
        </w:rPr>
      </w:pPr>
      <w:hyperlink w:anchor="_Toc494360588" w:history="1">
        <w:r w:rsidR="00AE5F07">
          <w:rPr>
            <w:rStyle w:val="affff"/>
            <w:rFonts w:cs="Arial"/>
          </w:rPr>
          <w:t>3.4</w:t>
        </w:r>
        <w:r w:rsidR="00AE5F07">
          <w:rPr>
            <w:rFonts w:ascii="Calibri" w:hAnsi="Calibri"/>
            <w:szCs w:val="22"/>
          </w:rPr>
          <w:tab/>
        </w:r>
        <w:r w:rsidR="00AE5F07">
          <w:rPr>
            <w:rStyle w:val="affff"/>
            <w:rFonts w:cs="Arial"/>
          </w:rPr>
          <w:t>诊断服务需求</w:t>
        </w:r>
        <w:r w:rsidR="00AE5F07">
          <w:tab/>
        </w:r>
        <w:r w:rsidR="00AE5F07">
          <w:fldChar w:fldCharType="begin"/>
        </w:r>
        <w:r w:rsidR="00AE5F07">
          <w:instrText xml:space="preserve"> PAGEREF _Toc494360588 \h </w:instrText>
        </w:r>
        <w:r w:rsidR="00AE5F07">
          <w:fldChar w:fldCharType="separate"/>
        </w:r>
        <w:r w:rsidR="00AE5F07">
          <w:t>12</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89" w:history="1">
        <w:r w:rsidR="00AE5F07">
          <w:rPr>
            <w:rStyle w:val="affff"/>
            <w:rFonts w:cs="Arial"/>
          </w:rPr>
          <w:t>3.4.1</w:t>
        </w:r>
        <w:r w:rsidR="00AE5F07">
          <w:rPr>
            <w:rFonts w:ascii="Calibri" w:hAnsi="Calibri"/>
            <w:szCs w:val="22"/>
          </w:rPr>
          <w:tab/>
        </w:r>
        <w:r w:rsidR="00AE5F07">
          <w:rPr>
            <w:rStyle w:val="affff"/>
            <w:rFonts w:cs="Arial"/>
          </w:rPr>
          <w:t>通过数据标识符写数据</w:t>
        </w:r>
        <w:r w:rsidR="00AE5F07">
          <w:rPr>
            <w:rStyle w:val="affff"/>
            <w:rFonts w:cs="Arial"/>
          </w:rPr>
          <w:t>2Eh</w:t>
        </w:r>
        <w:r w:rsidR="00AE5F07">
          <w:tab/>
        </w:r>
        <w:r w:rsidR="00AE5F07">
          <w:fldChar w:fldCharType="begin"/>
        </w:r>
        <w:r w:rsidR="00AE5F07">
          <w:instrText xml:space="preserve"> PAGEREF _Toc494360589 \h </w:instrText>
        </w:r>
        <w:r w:rsidR="00AE5F07">
          <w:fldChar w:fldCharType="separate"/>
        </w:r>
        <w:r w:rsidR="00AE5F07">
          <w:t>14</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90" w:history="1">
        <w:r w:rsidR="00AE5F07">
          <w:rPr>
            <w:rStyle w:val="affff"/>
            <w:rFonts w:cs="Arial"/>
          </w:rPr>
          <w:t>3.4.2</w:t>
        </w:r>
        <w:r w:rsidR="00AE5F07">
          <w:rPr>
            <w:rFonts w:ascii="Calibri" w:hAnsi="Calibri"/>
            <w:szCs w:val="22"/>
          </w:rPr>
          <w:tab/>
        </w:r>
        <w:r w:rsidR="00AE5F07">
          <w:rPr>
            <w:rStyle w:val="affff"/>
            <w:rFonts w:cs="Arial"/>
          </w:rPr>
          <w:t>通过标识符读数据</w:t>
        </w:r>
        <w:r w:rsidR="00AE5F07">
          <w:rPr>
            <w:rStyle w:val="affff"/>
            <w:rFonts w:cs="Arial"/>
          </w:rPr>
          <w:t>22h</w:t>
        </w:r>
        <w:r w:rsidR="00AE5F07">
          <w:tab/>
        </w:r>
        <w:r w:rsidR="00AE5F07">
          <w:fldChar w:fldCharType="begin"/>
        </w:r>
        <w:r w:rsidR="00AE5F07">
          <w:instrText xml:space="preserve"> PAGEREF _Toc494360590 \h </w:instrText>
        </w:r>
        <w:r w:rsidR="00AE5F07">
          <w:fldChar w:fldCharType="separate"/>
        </w:r>
        <w:r w:rsidR="00AE5F07">
          <w:t>15</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91" w:history="1">
        <w:r w:rsidR="00AE5F07">
          <w:rPr>
            <w:rStyle w:val="affff"/>
            <w:rFonts w:cs="Arial"/>
          </w:rPr>
          <w:t>3.4.3</w:t>
        </w:r>
        <w:r w:rsidR="00AE5F07">
          <w:rPr>
            <w:rFonts w:ascii="Calibri" w:hAnsi="Calibri"/>
            <w:szCs w:val="22"/>
          </w:rPr>
          <w:tab/>
        </w:r>
        <w:r w:rsidR="00AE5F07">
          <w:rPr>
            <w:rStyle w:val="affff"/>
            <w:rFonts w:cs="Arial"/>
          </w:rPr>
          <w:t>例程控制</w:t>
        </w:r>
        <w:r w:rsidR="00AE5F07">
          <w:rPr>
            <w:rStyle w:val="affff"/>
            <w:rFonts w:cs="Arial"/>
          </w:rPr>
          <w:t>——“</w:t>
        </w:r>
        <w:r w:rsidR="00AE5F07">
          <w:rPr>
            <w:rStyle w:val="affff"/>
            <w:rFonts w:cs="Arial"/>
          </w:rPr>
          <w:t>检查编程完整性</w:t>
        </w:r>
        <w:r w:rsidR="00AE5F07">
          <w:rPr>
            <w:rStyle w:val="affff"/>
            <w:rFonts w:cs="Arial"/>
          </w:rPr>
          <w:t>”31h 01h 02h 02h</w:t>
        </w:r>
        <w:r w:rsidR="00AE5F07">
          <w:tab/>
        </w:r>
        <w:r w:rsidR="00AE5F07">
          <w:fldChar w:fldCharType="begin"/>
        </w:r>
        <w:r w:rsidR="00AE5F07">
          <w:instrText xml:space="preserve"> PAGEREF _Toc494360591 \h </w:instrText>
        </w:r>
        <w:r w:rsidR="00AE5F07">
          <w:fldChar w:fldCharType="separate"/>
        </w:r>
        <w:r w:rsidR="00AE5F07">
          <w:t>15</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92" w:history="1">
        <w:r w:rsidR="00AE5F07">
          <w:rPr>
            <w:rStyle w:val="affff"/>
            <w:rFonts w:cs="Arial"/>
          </w:rPr>
          <w:t>3.4.4</w:t>
        </w:r>
        <w:r w:rsidR="00AE5F07">
          <w:rPr>
            <w:rFonts w:ascii="Calibri" w:hAnsi="Calibri"/>
            <w:szCs w:val="22"/>
          </w:rPr>
          <w:tab/>
        </w:r>
        <w:r w:rsidR="00AE5F07">
          <w:rPr>
            <w:rStyle w:val="affff"/>
            <w:rFonts w:cs="Arial"/>
          </w:rPr>
          <w:t>例程控制</w:t>
        </w:r>
        <w:r w:rsidR="00AE5F07">
          <w:rPr>
            <w:rStyle w:val="affff"/>
            <w:rFonts w:cs="Arial"/>
          </w:rPr>
          <w:t>——“</w:t>
        </w:r>
        <w:r w:rsidR="00AE5F07">
          <w:rPr>
            <w:rStyle w:val="affff"/>
            <w:rFonts w:cs="Arial"/>
          </w:rPr>
          <w:t>检查编程预条件</w:t>
        </w:r>
        <w:r w:rsidR="00AE5F07">
          <w:rPr>
            <w:rStyle w:val="affff"/>
            <w:rFonts w:cs="Arial"/>
          </w:rPr>
          <w:t>”31h 01h 02h 03h</w:t>
        </w:r>
        <w:r w:rsidR="00AE5F07">
          <w:tab/>
        </w:r>
        <w:r w:rsidR="00AE5F07">
          <w:fldChar w:fldCharType="begin"/>
        </w:r>
        <w:r w:rsidR="00AE5F07">
          <w:instrText xml:space="preserve"> PAGEREF _Toc494360592 \h </w:instrText>
        </w:r>
        <w:r w:rsidR="00AE5F07">
          <w:fldChar w:fldCharType="separate"/>
        </w:r>
        <w:r w:rsidR="00AE5F07">
          <w:t>16</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93" w:history="1">
        <w:r w:rsidR="00AE5F07">
          <w:rPr>
            <w:rStyle w:val="affff"/>
            <w:rFonts w:cs="Arial"/>
          </w:rPr>
          <w:t>3.4.5</w:t>
        </w:r>
        <w:r w:rsidR="00AE5F07">
          <w:rPr>
            <w:rFonts w:ascii="Calibri" w:hAnsi="Calibri"/>
            <w:szCs w:val="22"/>
          </w:rPr>
          <w:tab/>
        </w:r>
        <w:r w:rsidR="00AE5F07">
          <w:rPr>
            <w:rStyle w:val="affff"/>
            <w:rFonts w:cs="Arial"/>
          </w:rPr>
          <w:t>例程控制</w:t>
        </w:r>
        <w:r w:rsidR="00AE5F07">
          <w:rPr>
            <w:rStyle w:val="affff"/>
            <w:rFonts w:cs="Arial"/>
          </w:rPr>
          <w:t>——“</w:t>
        </w:r>
        <w:r w:rsidR="00AE5F07">
          <w:rPr>
            <w:rStyle w:val="affff"/>
            <w:rFonts w:cs="Arial"/>
          </w:rPr>
          <w:t>擦除内存</w:t>
        </w:r>
        <w:r w:rsidR="00AE5F07">
          <w:rPr>
            <w:rStyle w:val="affff"/>
            <w:rFonts w:cs="Arial"/>
          </w:rPr>
          <w:t>”31h 01h FFh 00h</w:t>
        </w:r>
        <w:r w:rsidR="00AE5F07">
          <w:tab/>
        </w:r>
        <w:r w:rsidR="00AE5F07">
          <w:fldChar w:fldCharType="begin"/>
        </w:r>
        <w:r w:rsidR="00AE5F07">
          <w:instrText xml:space="preserve"> PAGEREF _Toc494360593 \h </w:instrText>
        </w:r>
        <w:r w:rsidR="00AE5F07">
          <w:fldChar w:fldCharType="separate"/>
        </w:r>
        <w:r w:rsidR="00AE5F07">
          <w:t>17</w:t>
        </w:r>
        <w:r w:rsidR="00AE5F07">
          <w:fldChar w:fldCharType="end"/>
        </w:r>
      </w:hyperlink>
    </w:p>
    <w:p w:rsidR="00957860" w:rsidRDefault="003F1306">
      <w:pPr>
        <w:pStyle w:val="37"/>
        <w:tabs>
          <w:tab w:val="left" w:pos="1680"/>
          <w:tab w:val="right" w:leader="dot" w:pos="9174"/>
        </w:tabs>
        <w:rPr>
          <w:rFonts w:ascii="Calibri" w:hAnsi="Calibri"/>
          <w:szCs w:val="22"/>
        </w:rPr>
      </w:pPr>
      <w:hyperlink w:anchor="_Toc494360594" w:history="1">
        <w:r w:rsidR="00AE5F07">
          <w:rPr>
            <w:rStyle w:val="affff"/>
            <w:rFonts w:cs="Arial"/>
          </w:rPr>
          <w:t>3.4.6</w:t>
        </w:r>
        <w:r w:rsidR="00AE5F07">
          <w:rPr>
            <w:rFonts w:ascii="Calibri" w:hAnsi="Calibri"/>
            <w:szCs w:val="22"/>
          </w:rPr>
          <w:tab/>
        </w:r>
        <w:r w:rsidR="00AE5F07">
          <w:rPr>
            <w:rStyle w:val="affff"/>
            <w:rFonts w:cs="Arial"/>
          </w:rPr>
          <w:t>例程控制</w:t>
        </w:r>
        <w:r w:rsidR="00AE5F07">
          <w:rPr>
            <w:rStyle w:val="affff"/>
            <w:rFonts w:cs="Arial"/>
          </w:rPr>
          <w:t>——“</w:t>
        </w:r>
        <w:r w:rsidR="00AE5F07">
          <w:rPr>
            <w:rStyle w:val="affff"/>
            <w:rFonts w:cs="Arial"/>
          </w:rPr>
          <w:t>检查编程依赖性</w:t>
        </w:r>
        <w:r w:rsidR="00AE5F07">
          <w:rPr>
            <w:rStyle w:val="affff"/>
            <w:rFonts w:cs="Arial"/>
          </w:rPr>
          <w:t>”31h 01h FFh 01h</w:t>
        </w:r>
        <w:r w:rsidR="00AE5F07">
          <w:tab/>
        </w:r>
        <w:r w:rsidR="00AE5F07">
          <w:fldChar w:fldCharType="begin"/>
        </w:r>
        <w:r w:rsidR="00AE5F07">
          <w:instrText xml:space="preserve"> PAGEREF _Toc494360594 \h </w:instrText>
        </w:r>
        <w:r w:rsidR="00AE5F07">
          <w:fldChar w:fldCharType="separate"/>
        </w:r>
        <w:r w:rsidR="00AE5F07">
          <w:t>17</w:t>
        </w:r>
        <w:r w:rsidR="00AE5F07">
          <w:fldChar w:fldCharType="end"/>
        </w:r>
      </w:hyperlink>
    </w:p>
    <w:p w:rsidR="00957860" w:rsidRDefault="00AE5F07">
      <w:pPr>
        <w:spacing w:line="360" w:lineRule="auto"/>
        <w:rPr>
          <w:rFonts w:ascii="Arial" w:hAnsi="Arial" w:cs="Arial"/>
          <w:sz w:val="24"/>
        </w:rPr>
      </w:pPr>
      <w:r>
        <w:rPr>
          <w:rFonts w:ascii="Arial" w:hAnsi="Arial" w:cs="Arial"/>
          <w:sz w:val="24"/>
        </w:rPr>
        <w:fldChar w:fldCharType="end"/>
      </w:r>
      <w:bookmarkStart w:id="4" w:name="_Toc141061924"/>
    </w:p>
    <w:p w:rsidR="00957860" w:rsidRDefault="00AE5F07">
      <w:pPr>
        <w:spacing w:line="360" w:lineRule="auto"/>
        <w:rPr>
          <w:rFonts w:ascii="Arial" w:hAnsi="Arial" w:cs="Arial"/>
          <w:color w:val="DDDDDD"/>
        </w:rPr>
      </w:pPr>
      <w:r>
        <w:rPr>
          <w:rFonts w:ascii="Arial" w:hAnsi="Arial" w:cs="Arial"/>
          <w:color w:val="DDDDDD"/>
        </w:rPr>
        <w:t>此行切勿删除，目录结束卷标</w:t>
      </w:r>
    </w:p>
    <w:p w:rsidR="00957860" w:rsidRDefault="00957860">
      <w:pPr>
        <w:spacing w:line="360" w:lineRule="auto"/>
        <w:rPr>
          <w:rFonts w:ascii="Arial" w:hAnsi="Arial" w:cs="Arial"/>
          <w:sz w:val="24"/>
        </w:rPr>
        <w:sectPr w:rsidR="00957860">
          <w:headerReference w:type="even" r:id="rId11"/>
          <w:headerReference w:type="default" r:id="rId12"/>
          <w:footerReference w:type="default" r:id="rId13"/>
          <w:type w:val="oddPage"/>
          <w:pgSz w:w="11906" w:h="16838"/>
          <w:pgMar w:top="1021" w:right="1134" w:bottom="1021" w:left="1588" w:header="851" w:footer="992" w:gutter="0"/>
          <w:pgNumType w:fmt="upperRoman" w:start="1"/>
          <w:cols w:space="720"/>
          <w:docGrid w:type="lines" w:linePitch="312"/>
        </w:sectPr>
      </w:pPr>
    </w:p>
    <w:p w:rsidR="00957860" w:rsidRDefault="00AE5F07">
      <w:pPr>
        <w:pStyle w:val="HR1"/>
        <w:numPr>
          <w:ilvl w:val="0"/>
          <w:numId w:val="21"/>
        </w:numPr>
        <w:rPr>
          <w:rFonts w:cs="Arial"/>
        </w:rPr>
      </w:pPr>
      <w:bookmarkStart w:id="5" w:name="_Toc339285116"/>
      <w:bookmarkStart w:id="6" w:name="_Toc494360565"/>
      <w:bookmarkEnd w:id="4"/>
      <w:r>
        <w:rPr>
          <w:rFonts w:cs="Arial"/>
        </w:rPr>
        <w:lastRenderedPageBreak/>
        <w:t>前言</w:t>
      </w:r>
      <w:bookmarkEnd w:id="5"/>
      <w:bookmarkEnd w:id="6"/>
    </w:p>
    <w:p w:rsidR="00957860" w:rsidRDefault="00AE5F07">
      <w:pPr>
        <w:pStyle w:val="HR20"/>
        <w:numPr>
          <w:ilvl w:val="1"/>
          <w:numId w:val="22"/>
        </w:numPr>
        <w:rPr>
          <w:rFonts w:cs="Arial"/>
        </w:rPr>
      </w:pPr>
      <w:bookmarkStart w:id="7" w:name="_Toc339285117"/>
      <w:bookmarkStart w:id="8" w:name="_Toc494360566"/>
      <w:r>
        <w:rPr>
          <w:rFonts w:cs="Arial"/>
        </w:rPr>
        <w:t>范围</w:t>
      </w:r>
      <w:bookmarkEnd w:id="7"/>
      <w:bookmarkEnd w:id="8"/>
    </w:p>
    <w:p w:rsidR="00957860" w:rsidRDefault="00AE5F07">
      <w:pPr>
        <w:pStyle w:val="HR2"/>
        <w:ind w:firstLine="480"/>
        <w:rPr>
          <w:rFonts w:ascii="Arial" w:hAnsi="Arial" w:cs="Arial"/>
        </w:rPr>
      </w:pPr>
      <w:r>
        <w:rPr>
          <w:rFonts w:ascii="Arial" w:hAnsi="Arial" w:cs="Arial"/>
        </w:rPr>
        <w:t>本规范规定了</w:t>
      </w:r>
      <w:r>
        <w:rPr>
          <w:rFonts w:ascii="Arial" w:hAnsi="Arial" w:cs="Arial"/>
        </w:rPr>
        <w:t>Bootloader</w:t>
      </w:r>
      <w:r>
        <w:rPr>
          <w:rFonts w:ascii="Arial" w:hAnsi="Arial" w:cs="Arial"/>
        </w:rPr>
        <w:t>（重编程）需求。</w:t>
      </w:r>
    </w:p>
    <w:p w:rsidR="00957860" w:rsidRDefault="00AE5F07">
      <w:pPr>
        <w:pStyle w:val="HR2"/>
        <w:ind w:firstLine="480"/>
        <w:rPr>
          <w:rFonts w:ascii="Arial" w:hAnsi="Arial" w:cs="Arial"/>
        </w:rPr>
      </w:pPr>
      <w:r>
        <w:rPr>
          <w:rFonts w:ascii="Arial" w:hAnsi="Arial" w:cs="Arial"/>
        </w:rPr>
        <w:t>本规范适用于</w:t>
      </w:r>
      <w:r>
        <w:rPr>
          <w:rFonts w:ascii="Arial" w:hAnsi="Arial" w:cs="Arial" w:hint="eastAsia"/>
        </w:rPr>
        <w:t>丹东黄海汽车有限责任公司（以下简称为黄海汽车）</w:t>
      </w:r>
      <w:r w:rsidR="00985E59">
        <w:rPr>
          <w:rFonts w:ascii="Arial" w:hAnsi="Arial" w:cs="Arial" w:hint="eastAsia"/>
        </w:rPr>
        <w:t>电动皮卡</w:t>
      </w:r>
      <w:bookmarkStart w:id="9" w:name="_GoBack"/>
      <w:bookmarkEnd w:id="9"/>
      <w:r>
        <w:rPr>
          <w:rFonts w:ascii="Arial" w:hAnsi="Arial" w:cs="Arial"/>
        </w:rPr>
        <w:t>车型。</w:t>
      </w:r>
    </w:p>
    <w:p w:rsidR="00957860" w:rsidRDefault="00AE5F07">
      <w:pPr>
        <w:pStyle w:val="HR2"/>
        <w:ind w:firstLine="480"/>
        <w:rPr>
          <w:rFonts w:ascii="Arial" w:hAnsi="Arial" w:cs="Arial"/>
        </w:rPr>
      </w:pPr>
      <w:r>
        <w:rPr>
          <w:rFonts w:ascii="Arial" w:hAnsi="Arial" w:cs="Arial"/>
        </w:rPr>
        <w:t>如果本规范与法规要求不一致，则按照如下方式处理：</w:t>
      </w:r>
    </w:p>
    <w:p w:rsidR="00957860" w:rsidRDefault="00AE5F07">
      <w:pPr>
        <w:pStyle w:val="HR2"/>
        <w:numPr>
          <w:ilvl w:val="0"/>
          <w:numId w:val="23"/>
        </w:numPr>
        <w:ind w:leftChars="229" w:left="841" w:firstLineChars="0"/>
        <w:rPr>
          <w:rFonts w:ascii="Arial" w:hAnsi="Arial" w:cs="Arial"/>
        </w:rPr>
      </w:pPr>
      <w:r>
        <w:rPr>
          <w:rFonts w:ascii="Arial" w:hAnsi="Arial" w:cs="Arial"/>
        </w:rPr>
        <w:t>法规要求高于本规范。</w:t>
      </w:r>
    </w:p>
    <w:p w:rsidR="00957860" w:rsidRDefault="00AE5F07">
      <w:pPr>
        <w:pStyle w:val="HR20"/>
        <w:numPr>
          <w:ilvl w:val="1"/>
          <w:numId w:val="22"/>
        </w:numPr>
        <w:rPr>
          <w:rFonts w:cs="Arial"/>
        </w:rPr>
      </w:pPr>
      <w:bookmarkStart w:id="10" w:name="_Toc339285118"/>
      <w:bookmarkStart w:id="11" w:name="_Toc494360567"/>
      <w:bookmarkStart w:id="12" w:name="_Toc141061928"/>
      <w:r>
        <w:rPr>
          <w:rFonts w:cs="Arial"/>
        </w:rPr>
        <w:t>规范性引用文档</w:t>
      </w:r>
      <w:bookmarkEnd w:id="10"/>
      <w:bookmarkEnd w:id="11"/>
    </w:p>
    <w:p w:rsidR="00957860" w:rsidRDefault="00AE5F07">
      <w:pPr>
        <w:pStyle w:val="HR2"/>
        <w:ind w:firstLine="480"/>
        <w:rPr>
          <w:rFonts w:ascii="Arial" w:hAnsi="Arial" w:cs="Arial"/>
        </w:rPr>
      </w:pPr>
      <w:r>
        <w:rPr>
          <w:rFonts w:ascii="Arial" w:hAnsi="Arial" w:cs="Arial"/>
        </w:rPr>
        <w:t>下表所列文档中的条款通过本规范的引用成为本规范的条款。凡是注明日期的引用文档，其随后的修改单（不包括勘误的内容）或修订版均不适用于本规范。凡是不注日期的引用文档，其最新版本适用于本规范。</w:t>
      </w:r>
    </w:p>
    <w:p w:rsidR="00957860" w:rsidRDefault="00957860">
      <w:pPr>
        <w:pStyle w:val="HR2"/>
        <w:spacing w:line="240" w:lineRule="auto"/>
        <w:ind w:left="840" w:firstLineChars="0" w:firstLine="0"/>
        <w:rPr>
          <w:rFonts w:ascii="Arial" w:hAnsi="Arial" w:cs="Arial"/>
          <w:sz w:val="21"/>
        </w:rPr>
      </w:pPr>
    </w:p>
    <w:tbl>
      <w:tblPr>
        <w:tblW w:w="9114"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1030"/>
        <w:gridCol w:w="6391"/>
        <w:gridCol w:w="1693"/>
      </w:tblGrid>
      <w:tr w:rsidR="00957860">
        <w:trPr>
          <w:tblHeader/>
          <w:jc w:val="right"/>
        </w:trPr>
        <w:tc>
          <w:tcPr>
            <w:tcW w:w="1030" w:type="dxa"/>
            <w:shd w:val="pct10" w:color="auto" w:fill="auto"/>
            <w:vAlign w:val="center"/>
          </w:tcPr>
          <w:p w:rsidR="00957860" w:rsidRDefault="00AE5F07">
            <w:pPr>
              <w:pStyle w:val="affff3"/>
              <w:widowControl w:val="0"/>
              <w:snapToGrid/>
              <w:spacing w:line="240" w:lineRule="auto"/>
              <w:ind w:firstLineChars="0" w:firstLine="0"/>
              <w:jc w:val="center"/>
              <w:rPr>
                <w:rFonts w:ascii="Arial" w:hAnsi="Arial" w:cs="Arial"/>
                <w:b/>
              </w:rPr>
            </w:pPr>
            <w:r>
              <w:rPr>
                <w:rFonts w:ascii="Arial" w:hAnsi="Arial" w:cs="Arial"/>
                <w:b/>
              </w:rPr>
              <w:t>标</w:t>
            </w:r>
            <w:r>
              <w:rPr>
                <w:rFonts w:ascii="Arial" w:hAnsi="Arial" w:cs="Arial" w:hint="eastAsia"/>
                <w:b/>
              </w:rPr>
              <w:t>号</w:t>
            </w:r>
          </w:p>
        </w:tc>
        <w:tc>
          <w:tcPr>
            <w:tcW w:w="6391" w:type="dxa"/>
            <w:shd w:val="pct10" w:color="auto" w:fill="auto"/>
            <w:vAlign w:val="center"/>
          </w:tcPr>
          <w:p w:rsidR="00957860" w:rsidRDefault="00AE5F07">
            <w:pPr>
              <w:pStyle w:val="affff3"/>
              <w:widowControl w:val="0"/>
              <w:snapToGrid/>
              <w:spacing w:line="240" w:lineRule="auto"/>
              <w:ind w:firstLineChars="0" w:firstLine="0"/>
              <w:jc w:val="center"/>
              <w:rPr>
                <w:rFonts w:ascii="Arial" w:hAnsi="Arial" w:cs="Arial"/>
                <w:b/>
              </w:rPr>
            </w:pPr>
            <w:r>
              <w:rPr>
                <w:rFonts w:ascii="Arial" w:hAnsi="Arial" w:cs="Arial" w:hint="eastAsia"/>
                <w:b/>
              </w:rPr>
              <w:t>标题</w:t>
            </w:r>
          </w:p>
        </w:tc>
        <w:tc>
          <w:tcPr>
            <w:tcW w:w="1693" w:type="dxa"/>
            <w:shd w:val="pct10" w:color="auto" w:fill="auto"/>
          </w:tcPr>
          <w:p w:rsidR="00957860" w:rsidRDefault="00AE5F07">
            <w:pPr>
              <w:pStyle w:val="affff3"/>
              <w:widowControl w:val="0"/>
              <w:snapToGrid/>
              <w:spacing w:line="240" w:lineRule="auto"/>
              <w:ind w:firstLineChars="0" w:firstLine="0"/>
              <w:jc w:val="center"/>
              <w:rPr>
                <w:rFonts w:ascii="Arial" w:hAnsi="Arial" w:cs="Arial"/>
                <w:b/>
              </w:rPr>
            </w:pPr>
            <w:r>
              <w:rPr>
                <w:rFonts w:hint="eastAsia"/>
                <w:b/>
              </w:rPr>
              <w:t>版本/修改日期</w:t>
            </w:r>
          </w:p>
        </w:tc>
      </w:tr>
      <w:tr w:rsidR="00957860">
        <w:trPr>
          <w:cantSplit/>
          <w:jc w:val="right"/>
        </w:trPr>
        <w:tc>
          <w:tcPr>
            <w:tcW w:w="1030" w:type="dxa"/>
            <w:vAlign w:val="center"/>
          </w:tcPr>
          <w:p w:rsidR="00957860" w:rsidRDefault="00AE5F07">
            <w:pPr>
              <w:pStyle w:val="HR2"/>
              <w:ind w:firstLineChars="0" w:firstLine="0"/>
              <w:jc w:val="center"/>
              <w:rPr>
                <w:rFonts w:ascii="Arial" w:hAnsi="Arial" w:cs="Arial"/>
              </w:rPr>
            </w:pPr>
            <w:r>
              <w:rPr>
                <w:rFonts w:ascii="Arial" w:hAnsi="Arial" w:cs="Arial"/>
              </w:rPr>
              <w:t>Ref.1</w:t>
            </w:r>
          </w:p>
        </w:tc>
        <w:tc>
          <w:tcPr>
            <w:tcW w:w="6391" w:type="dxa"/>
            <w:vAlign w:val="center"/>
          </w:tcPr>
          <w:p w:rsidR="00957860" w:rsidRDefault="00AE5F07">
            <w:pPr>
              <w:pStyle w:val="HR2"/>
              <w:ind w:firstLineChars="0" w:firstLine="0"/>
              <w:rPr>
                <w:rFonts w:ascii="Arial" w:hAnsi="Arial" w:cs="Arial"/>
              </w:rPr>
            </w:pPr>
            <w:r>
              <w:rPr>
                <w:rFonts w:ascii="Arial" w:hAnsi="Arial" w:cs="Arial" w:hint="eastAsia"/>
                <w:color w:val="000000"/>
              </w:rPr>
              <w:t>黄海汽车</w:t>
            </w:r>
            <w:r>
              <w:rPr>
                <w:rFonts w:ascii="Arial" w:hAnsi="Arial" w:cs="Arial"/>
                <w:color w:val="000000"/>
              </w:rPr>
              <w:t xml:space="preserve"> UDSOnCAN</w:t>
            </w:r>
            <w:r>
              <w:rPr>
                <w:rFonts w:ascii="Arial" w:hAnsi="Arial" w:cs="Arial"/>
                <w:color w:val="000000"/>
              </w:rPr>
              <w:t>诊断需求规范</w:t>
            </w:r>
          </w:p>
        </w:tc>
        <w:tc>
          <w:tcPr>
            <w:tcW w:w="1693" w:type="dxa"/>
          </w:tcPr>
          <w:p w:rsidR="00957860" w:rsidRDefault="00957860">
            <w:pPr>
              <w:pStyle w:val="HR2"/>
              <w:ind w:firstLineChars="0" w:firstLine="0"/>
              <w:rPr>
                <w:rFonts w:ascii="Arial" w:hAnsi="Arial" w:cs="Arial"/>
                <w:color w:val="000000"/>
              </w:rPr>
            </w:pPr>
          </w:p>
        </w:tc>
      </w:tr>
      <w:tr w:rsidR="00957860">
        <w:trPr>
          <w:cantSplit/>
          <w:trHeight w:val="782"/>
          <w:jc w:val="right"/>
        </w:trPr>
        <w:tc>
          <w:tcPr>
            <w:tcW w:w="1030" w:type="dxa"/>
            <w:vAlign w:val="center"/>
          </w:tcPr>
          <w:p w:rsidR="00957860" w:rsidRDefault="00AE5F07">
            <w:pPr>
              <w:pStyle w:val="HR2"/>
              <w:ind w:firstLineChars="0" w:firstLine="0"/>
              <w:jc w:val="center"/>
              <w:rPr>
                <w:rFonts w:ascii="Arial" w:hAnsi="Arial" w:cs="Arial"/>
              </w:rPr>
            </w:pPr>
            <w:r>
              <w:rPr>
                <w:rFonts w:ascii="Arial" w:hAnsi="Arial" w:cs="Arial"/>
              </w:rPr>
              <w:t>Ref.2</w:t>
            </w:r>
          </w:p>
        </w:tc>
        <w:tc>
          <w:tcPr>
            <w:tcW w:w="6391" w:type="dxa"/>
            <w:vAlign w:val="center"/>
          </w:tcPr>
          <w:p w:rsidR="00957860" w:rsidRDefault="00AE5F07">
            <w:pPr>
              <w:pStyle w:val="HR2"/>
              <w:ind w:firstLineChars="0" w:firstLine="0"/>
              <w:rPr>
                <w:rFonts w:ascii="Arial" w:hAnsi="Arial" w:cs="Arial"/>
              </w:rPr>
            </w:pPr>
            <w:r>
              <w:rPr>
                <w:rFonts w:ascii="Arial" w:hAnsi="Arial" w:cs="Arial"/>
              </w:rPr>
              <w:t>ISO 14229-1</w:t>
            </w:r>
            <w:r>
              <w:rPr>
                <w:rFonts w:ascii="Arial" w:hAnsi="Arial" w:cs="Arial"/>
              </w:rPr>
              <w:t>：</w:t>
            </w:r>
            <w:r>
              <w:rPr>
                <w:rFonts w:ascii="Arial" w:hAnsi="Arial" w:cs="Arial"/>
              </w:rPr>
              <w:t>Road vehicles - Unified diagnostic services (UDS) - Part 1</w:t>
            </w:r>
            <w:r>
              <w:rPr>
                <w:rFonts w:ascii="Arial" w:hAnsi="Arial" w:cs="Arial"/>
              </w:rPr>
              <w:t>：</w:t>
            </w:r>
            <w:r>
              <w:rPr>
                <w:rFonts w:ascii="Arial" w:hAnsi="Arial" w:cs="Arial"/>
              </w:rPr>
              <w:t xml:space="preserve">Specification and requirements </w:t>
            </w:r>
          </w:p>
        </w:tc>
        <w:tc>
          <w:tcPr>
            <w:tcW w:w="1693" w:type="dxa"/>
            <w:vAlign w:val="center"/>
          </w:tcPr>
          <w:p w:rsidR="00957860" w:rsidRDefault="00AE5F07">
            <w:pPr>
              <w:pStyle w:val="HR2"/>
              <w:ind w:firstLineChars="0" w:firstLine="0"/>
              <w:jc w:val="center"/>
              <w:rPr>
                <w:rFonts w:ascii="Arial" w:hAnsi="Arial" w:cs="Arial"/>
              </w:rPr>
            </w:pPr>
            <w:r>
              <w:rPr>
                <w:rFonts w:ascii="Arial" w:hAnsi="Arial" w:cs="Arial"/>
              </w:rPr>
              <w:t>20</w:t>
            </w:r>
            <w:r>
              <w:rPr>
                <w:rFonts w:ascii="Arial" w:hAnsi="Arial" w:cs="Arial" w:hint="eastAsia"/>
              </w:rPr>
              <w:t>13</w:t>
            </w:r>
          </w:p>
        </w:tc>
      </w:tr>
      <w:tr w:rsidR="00957860">
        <w:trPr>
          <w:cantSplit/>
          <w:jc w:val="right"/>
        </w:trPr>
        <w:tc>
          <w:tcPr>
            <w:tcW w:w="1030" w:type="dxa"/>
            <w:vAlign w:val="center"/>
          </w:tcPr>
          <w:p w:rsidR="00957860" w:rsidRDefault="00AE5F07">
            <w:pPr>
              <w:pStyle w:val="HR2"/>
              <w:ind w:firstLineChars="0" w:firstLine="0"/>
              <w:jc w:val="center"/>
              <w:rPr>
                <w:rFonts w:ascii="Arial" w:hAnsi="Arial" w:cs="Arial"/>
              </w:rPr>
            </w:pPr>
            <w:r>
              <w:rPr>
                <w:rFonts w:ascii="Arial" w:hAnsi="Arial" w:cs="Arial"/>
              </w:rPr>
              <w:t>Ref.3</w:t>
            </w:r>
          </w:p>
        </w:tc>
        <w:tc>
          <w:tcPr>
            <w:tcW w:w="6391" w:type="dxa"/>
            <w:vAlign w:val="center"/>
          </w:tcPr>
          <w:p w:rsidR="00957860" w:rsidRDefault="00AE5F07">
            <w:pPr>
              <w:pStyle w:val="HR2"/>
              <w:ind w:firstLineChars="0" w:firstLine="0"/>
              <w:rPr>
                <w:rFonts w:ascii="Arial" w:hAnsi="Arial" w:cs="Arial"/>
              </w:rPr>
            </w:pPr>
            <w:r>
              <w:rPr>
                <w:rFonts w:ascii="Arial" w:hAnsi="Arial" w:cs="Arial"/>
              </w:rPr>
              <w:t>ISO/DIS 15765-2</w:t>
            </w:r>
            <w:r>
              <w:rPr>
                <w:rFonts w:ascii="Arial" w:hAnsi="Arial" w:cs="Arial"/>
              </w:rPr>
              <w:t>：</w:t>
            </w:r>
            <w:r>
              <w:rPr>
                <w:rFonts w:ascii="Arial" w:hAnsi="Arial" w:cs="Arial"/>
              </w:rPr>
              <w:t>Road vehicles - Diagnostics on Controller Area Network (CAN) - Part 2</w:t>
            </w:r>
            <w:r>
              <w:rPr>
                <w:rFonts w:ascii="Arial" w:hAnsi="Arial" w:cs="Arial"/>
              </w:rPr>
              <w:t>：</w:t>
            </w:r>
            <w:r>
              <w:rPr>
                <w:rFonts w:ascii="Arial" w:hAnsi="Arial" w:cs="Arial"/>
              </w:rPr>
              <w:t>Network layer services</w:t>
            </w:r>
          </w:p>
        </w:tc>
        <w:tc>
          <w:tcPr>
            <w:tcW w:w="1693" w:type="dxa"/>
            <w:vAlign w:val="center"/>
          </w:tcPr>
          <w:p w:rsidR="00957860" w:rsidRDefault="00AE5F07">
            <w:pPr>
              <w:pStyle w:val="HR2"/>
              <w:ind w:firstLineChars="0" w:firstLine="0"/>
              <w:jc w:val="center"/>
              <w:rPr>
                <w:rFonts w:ascii="Arial" w:hAnsi="Arial" w:cs="Arial"/>
              </w:rPr>
            </w:pPr>
            <w:r>
              <w:rPr>
                <w:rFonts w:ascii="Arial" w:hAnsi="Arial" w:cs="Arial"/>
              </w:rPr>
              <w:t>20</w:t>
            </w:r>
            <w:r>
              <w:rPr>
                <w:rFonts w:ascii="Arial" w:hAnsi="Arial" w:cs="Arial" w:hint="eastAsia"/>
              </w:rPr>
              <w:t>16</w:t>
            </w:r>
          </w:p>
        </w:tc>
      </w:tr>
      <w:tr w:rsidR="00957860">
        <w:trPr>
          <w:cantSplit/>
          <w:jc w:val="right"/>
        </w:trPr>
        <w:tc>
          <w:tcPr>
            <w:tcW w:w="1030" w:type="dxa"/>
            <w:vAlign w:val="center"/>
          </w:tcPr>
          <w:p w:rsidR="00957860" w:rsidRDefault="00AE5F07">
            <w:pPr>
              <w:pStyle w:val="HR2"/>
              <w:ind w:firstLineChars="0" w:firstLine="0"/>
              <w:jc w:val="center"/>
              <w:rPr>
                <w:rFonts w:ascii="Arial" w:hAnsi="Arial" w:cs="Arial"/>
              </w:rPr>
            </w:pPr>
            <w:r>
              <w:rPr>
                <w:rFonts w:ascii="Arial" w:hAnsi="Arial" w:cs="Arial"/>
              </w:rPr>
              <w:t>Ref.4</w:t>
            </w:r>
          </w:p>
        </w:tc>
        <w:tc>
          <w:tcPr>
            <w:tcW w:w="6391" w:type="dxa"/>
            <w:vAlign w:val="center"/>
          </w:tcPr>
          <w:p w:rsidR="00957860" w:rsidRDefault="00AE5F07">
            <w:pPr>
              <w:pStyle w:val="HR2"/>
              <w:ind w:firstLineChars="0" w:firstLine="0"/>
              <w:rPr>
                <w:rFonts w:ascii="Arial" w:hAnsi="Arial" w:cs="Arial"/>
              </w:rPr>
            </w:pPr>
            <w:r>
              <w:rPr>
                <w:rFonts w:ascii="Arial" w:hAnsi="Arial" w:cs="Arial"/>
              </w:rPr>
              <w:t>ISO/DIS 15765-3</w:t>
            </w:r>
            <w:r>
              <w:rPr>
                <w:rFonts w:ascii="Arial" w:hAnsi="Arial" w:cs="Arial"/>
              </w:rPr>
              <w:t>：</w:t>
            </w:r>
            <w:r>
              <w:rPr>
                <w:rFonts w:ascii="Arial" w:hAnsi="Arial" w:cs="Arial"/>
              </w:rPr>
              <w:t>Road vehicles - Diagnostics on Controller Area Network (CAN) - Part 3</w:t>
            </w:r>
            <w:r>
              <w:rPr>
                <w:rFonts w:ascii="Arial" w:hAnsi="Arial" w:cs="Arial"/>
              </w:rPr>
              <w:t>：</w:t>
            </w:r>
            <w:r>
              <w:rPr>
                <w:rFonts w:ascii="Arial" w:hAnsi="Arial" w:cs="Arial"/>
              </w:rPr>
              <w:t xml:space="preserve">Implementation of Diagnostic Services </w:t>
            </w:r>
          </w:p>
        </w:tc>
        <w:tc>
          <w:tcPr>
            <w:tcW w:w="1693" w:type="dxa"/>
            <w:vAlign w:val="center"/>
          </w:tcPr>
          <w:p w:rsidR="00957860" w:rsidRDefault="00AE5F07">
            <w:pPr>
              <w:pStyle w:val="HR2"/>
              <w:ind w:firstLineChars="0" w:firstLine="0"/>
              <w:jc w:val="center"/>
              <w:rPr>
                <w:rFonts w:ascii="Arial" w:hAnsi="Arial" w:cs="Arial"/>
              </w:rPr>
            </w:pPr>
            <w:r>
              <w:rPr>
                <w:rFonts w:ascii="Arial" w:hAnsi="Arial" w:cs="Arial"/>
              </w:rPr>
              <w:t>2004</w:t>
            </w:r>
          </w:p>
        </w:tc>
      </w:tr>
    </w:tbl>
    <w:p w:rsidR="00957860" w:rsidRDefault="00957860">
      <w:pPr>
        <w:pStyle w:val="HR2"/>
        <w:ind w:firstLine="480"/>
      </w:pPr>
      <w:bookmarkStart w:id="13" w:name="_Toc339285119"/>
      <w:bookmarkEnd w:id="12"/>
    </w:p>
    <w:p w:rsidR="00957860" w:rsidRDefault="00AE5F07">
      <w:pPr>
        <w:widowControl/>
        <w:jc w:val="left"/>
        <w:rPr>
          <w:sz w:val="24"/>
        </w:rPr>
      </w:pPr>
      <w:r>
        <w:br w:type="page"/>
      </w:r>
    </w:p>
    <w:p w:rsidR="00957860" w:rsidRDefault="00AE5F07">
      <w:pPr>
        <w:pStyle w:val="HR20"/>
        <w:numPr>
          <w:ilvl w:val="1"/>
          <w:numId w:val="22"/>
        </w:numPr>
        <w:rPr>
          <w:rFonts w:cs="Arial"/>
        </w:rPr>
      </w:pPr>
      <w:bookmarkStart w:id="14" w:name="_Toc494360568"/>
      <w:r>
        <w:rPr>
          <w:rFonts w:cs="Arial"/>
        </w:rPr>
        <w:t>术语和缩写</w:t>
      </w:r>
      <w:bookmarkEnd w:id="13"/>
      <w:bookmarkEnd w:id="14"/>
    </w:p>
    <w:tbl>
      <w:tblPr>
        <w:tblW w:w="8866" w:type="dxa"/>
        <w:jc w:val="right"/>
        <w:tblLayout w:type="fixed"/>
        <w:tblLook w:val="04A0" w:firstRow="1" w:lastRow="0" w:firstColumn="1" w:lastColumn="0" w:noHBand="0" w:noVBand="1"/>
      </w:tblPr>
      <w:tblGrid>
        <w:gridCol w:w="1507"/>
        <w:gridCol w:w="7359"/>
      </w:tblGrid>
      <w:tr w:rsidR="00957860">
        <w:trPr>
          <w:cantSplit/>
          <w:jc w:val="right"/>
        </w:trPr>
        <w:tc>
          <w:tcPr>
            <w:tcW w:w="1507" w:type="dxa"/>
          </w:tcPr>
          <w:p w:rsidR="00957860" w:rsidRDefault="00AE5F07">
            <w:pPr>
              <w:spacing w:line="300" w:lineRule="auto"/>
              <w:jc w:val="left"/>
              <w:rPr>
                <w:rFonts w:ascii="Arial" w:hAnsi="Arial" w:cs="Arial"/>
                <w:sz w:val="24"/>
              </w:rPr>
            </w:pPr>
            <w:bookmarkStart w:id="15" w:name="_Toc141061929"/>
            <w:r>
              <w:rPr>
                <w:rFonts w:ascii="Arial" w:hAnsi="Arial" w:cs="Arial"/>
                <w:sz w:val="24"/>
              </w:rPr>
              <w:t>DLC</w:t>
            </w:r>
          </w:p>
        </w:tc>
        <w:tc>
          <w:tcPr>
            <w:tcW w:w="7359" w:type="dxa"/>
          </w:tcPr>
          <w:p w:rsidR="00957860" w:rsidRDefault="00AE5F07">
            <w:pPr>
              <w:spacing w:line="300" w:lineRule="auto"/>
              <w:jc w:val="left"/>
              <w:rPr>
                <w:rFonts w:ascii="Arial" w:hAnsi="Arial" w:cs="Arial"/>
                <w:color w:val="000000"/>
                <w:sz w:val="24"/>
              </w:rPr>
            </w:pPr>
            <w:r>
              <w:rPr>
                <w:rFonts w:ascii="Arial" w:hAnsi="Arial" w:cs="Arial"/>
                <w:color w:val="000000"/>
                <w:sz w:val="24"/>
              </w:rPr>
              <w:t>诊断数据连接器</w:t>
            </w:r>
          </w:p>
        </w:tc>
      </w:tr>
      <w:tr w:rsidR="00957860">
        <w:trPr>
          <w:cantSplit/>
          <w:jc w:val="right"/>
        </w:trPr>
        <w:tc>
          <w:tcPr>
            <w:tcW w:w="1507" w:type="dxa"/>
          </w:tcPr>
          <w:p w:rsidR="00957860" w:rsidRDefault="00AE5F07">
            <w:pPr>
              <w:spacing w:line="300" w:lineRule="auto"/>
              <w:jc w:val="left"/>
              <w:rPr>
                <w:rFonts w:ascii="Arial" w:hAnsi="Arial" w:cs="Arial"/>
                <w:color w:val="000000"/>
                <w:sz w:val="24"/>
              </w:rPr>
            </w:pPr>
            <w:r>
              <w:rPr>
                <w:rFonts w:ascii="Arial" w:hAnsi="Arial" w:cs="Arial"/>
                <w:color w:val="000000"/>
                <w:sz w:val="24"/>
              </w:rPr>
              <w:t>ECU</w:t>
            </w:r>
          </w:p>
        </w:tc>
        <w:tc>
          <w:tcPr>
            <w:tcW w:w="7359" w:type="dxa"/>
          </w:tcPr>
          <w:p w:rsidR="00957860" w:rsidRDefault="00AE5F07">
            <w:pPr>
              <w:keepNext/>
              <w:spacing w:line="300" w:lineRule="auto"/>
              <w:jc w:val="left"/>
              <w:rPr>
                <w:rFonts w:ascii="Arial" w:hAnsi="Arial" w:cs="Arial"/>
                <w:color w:val="000000"/>
                <w:sz w:val="24"/>
              </w:rPr>
            </w:pPr>
            <w:r>
              <w:rPr>
                <w:rFonts w:ascii="Arial" w:hAnsi="Arial" w:cs="Arial"/>
                <w:color w:val="000000"/>
                <w:sz w:val="24"/>
              </w:rPr>
              <w:t>电子控制单元</w:t>
            </w:r>
          </w:p>
        </w:tc>
      </w:tr>
      <w:tr w:rsidR="00957860">
        <w:trPr>
          <w:cantSplit/>
          <w:jc w:val="right"/>
        </w:trPr>
        <w:tc>
          <w:tcPr>
            <w:tcW w:w="1507" w:type="dxa"/>
          </w:tcPr>
          <w:p w:rsidR="00957860" w:rsidRDefault="00AE5F07">
            <w:pPr>
              <w:spacing w:line="300" w:lineRule="auto"/>
              <w:jc w:val="left"/>
              <w:rPr>
                <w:rFonts w:ascii="Arial" w:hAnsi="Arial" w:cs="Arial"/>
                <w:color w:val="000000"/>
                <w:sz w:val="24"/>
              </w:rPr>
            </w:pPr>
            <w:r>
              <w:rPr>
                <w:rFonts w:ascii="Arial" w:hAnsi="Arial" w:cs="Arial"/>
                <w:color w:val="000000"/>
                <w:sz w:val="24"/>
              </w:rPr>
              <w:t>NRC</w:t>
            </w:r>
          </w:p>
          <w:p w:rsidR="00957860" w:rsidRDefault="00AE5F07">
            <w:pPr>
              <w:spacing w:line="300" w:lineRule="auto"/>
              <w:jc w:val="left"/>
              <w:rPr>
                <w:rFonts w:ascii="Arial" w:hAnsi="Arial" w:cs="Arial"/>
                <w:color w:val="000000"/>
                <w:sz w:val="24"/>
              </w:rPr>
            </w:pPr>
            <w:r>
              <w:rPr>
                <w:rFonts w:ascii="Arial" w:hAnsi="Arial" w:cs="Arial"/>
                <w:color w:val="000000"/>
                <w:sz w:val="24"/>
              </w:rPr>
              <w:t>SID</w:t>
            </w:r>
          </w:p>
          <w:p w:rsidR="00957860" w:rsidRDefault="00AE5F07">
            <w:pPr>
              <w:spacing w:line="300" w:lineRule="auto"/>
              <w:jc w:val="left"/>
              <w:rPr>
                <w:rFonts w:ascii="Arial" w:hAnsi="Arial" w:cs="Arial"/>
                <w:color w:val="000000"/>
                <w:sz w:val="24"/>
              </w:rPr>
            </w:pPr>
            <w:r>
              <w:rPr>
                <w:rFonts w:ascii="Arial" w:hAnsi="Arial" w:cs="Arial"/>
                <w:color w:val="000000"/>
                <w:sz w:val="24"/>
              </w:rPr>
              <w:t>CTS</w:t>
            </w:r>
          </w:p>
        </w:tc>
        <w:tc>
          <w:tcPr>
            <w:tcW w:w="7359" w:type="dxa"/>
          </w:tcPr>
          <w:p w:rsidR="00957860" w:rsidRDefault="00AE5F07">
            <w:pPr>
              <w:keepNext/>
              <w:spacing w:line="300" w:lineRule="auto"/>
              <w:jc w:val="left"/>
              <w:rPr>
                <w:rFonts w:ascii="Arial" w:hAnsi="Arial" w:cs="Arial"/>
                <w:color w:val="000000"/>
                <w:sz w:val="24"/>
              </w:rPr>
            </w:pPr>
            <w:r>
              <w:rPr>
                <w:rFonts w:ascii="Arial" w:hAnsi="Arial" w:cs="Arial"/>
                <w:color w:val="000000"/>
                <w:sz w:val="24"/>
              </w:rPr>
              <w:t>否定响应码</w:t>
            </w:r>
          </w:p>
          <w:p w:rsidR="00957860" w:rsidRDefault="00AE5F07">
            <w:pPr>
              <w:keepNext/>
              <w:spacing w:line="300" w:lineRule="auto"/>
              <w:jc w:val="left"/>
              <w:rPr>
                <w:rFonts w:ascii="Arial" w:hAnsi="Arial" w:cs="Arial"/>
                <w:color w:val="000000"/>
                <w:sz w:val="24"/>
              </w:rPr>
            </w:pPr>
            <w:r>
              <w:rPr>
                <w:rFonts w:ascii="Arial" w:hAnsi="Arial" w:cs="Arial"/>
                <w:color w:val="000000"/>
                <w:sz w:val="24"/>
              </w:rPr>
              <w:t>服务标识符</w:t>
            </w:r>
          </w:p>
          <w:p w:rsidR="00957860" w:rsidRDefault="00AE5F07">
            <w:pPr>
              <w:keepNext/>
              <w:spacing w:line="300" w:lineRule="auto"/>
              <w:jc w:val="left"/>
              <w:rPr>
                <w:rFonts w:ascii="Arial" w:hAnsi="Arial" w:cs="Arial"/>
                <w:color w:val="000000"/>
                <w:sz w:val="24"/>
              </w:rPr>
            </w:pPr>
            <w:r>
              <w:rPr>
                <w:rFonts w:ascii="Arial" w:hAnsi="Arial" w:cs="Arial"/>
                <w:color w:val="000000"/>
                <w:sz w:val="24"/>
              </w:rPr>
              <w:t>部件技术规范</w:t>
            </w:r>
          </w:p>
        </w:tc>
      </w:tr>
    </w:tbl>
    <w:p w:rsidR="00957860" w:rsidRDefault="00957860">
      <w:pPr>
        <w:pStyle w:val="HR2"/>
        <w:ind w:firstLine="480"/>
      </w:pPr>
      <w:bookmarkStart w:id="16" w:name="_Toc329770062"/>
      <w:bookmarkStart w:id="17" w:name="_Toc339285120"/>
    </w:p>
    <w:p w:rsidR="00957860" w:rsidRDefault="00AE5F07">
      <w:pPr>
        <w:widowControl/>
        <w:jc w:val="left"/>
        <w:rPr>
          <w:rFonts w:ascii="Arial" w:eastAsia="黑体" w:hAnsi="Arial" w:cs="Arial"/>
          <w:sz w:val="24"/>
        </w:rPr>
      </w:pPr>
      <w:r>
        <w:rPr>
          <w:rFonts w:cs="Arial"/>
        </w:rPr>
        <w:br w:type="page"/>
      </w:r>
    </w:p>
    <w:p w:rsidR="00957860" w:rsidRDefault="00AE5F07">
      <w:pPr>
        <w:pStyle w:val="HR1"/>
        <w:numPr>
          <w:ilvl w:val="0"/>
          <w:numId w:val="21"/>
        </w:numPr>
        <w:rPr>
          <w:rFonts w:cs="Arial"/>
        </w:rPr>
      </w:pPr>
      <w:bookmarkStart w:id="18" w:name="_Toc494360569"/>
      <w:r>
        <w:rPr>
          <w:rFonts w:cs="Arial"/>
        </w:rPr>
        <w:t>通用需求</w:t>
      </w:r>
      <w:bookmarkEnd w:id="16"/>
      <w:bookmarkEnd w:id="17"/>
      <w:bookmarkEnd w:id="18"/>
    </w:p>
    <w:p w:rsidR="00957860" w:rsidRDefault="00AE5F07">
      <w:pPr>
        <w:pStyle w:val="HR20"/>
        <w:numPr>
          <w:ilvl w:val="1"/>
          <w:numId w:val="24"/>
        </w:numPr>
        <w:tabs>
          <w:tab w:val="clear" w:pos="284"/>
        </w:tabs>
        <w:rPr>
          <w:rFonts w:cs="Arial"/>
        </w:rPr>
      </w:pPr>
      <w:bookmarkStart w:id="19" w:name="_Toc473193831"/>
      <w:bookmarkStart w:id="20" w:name="_Toc494360570"/>
      <w:bookmarkStart w:id="21" w:name="_Toc339285121"/>
      <w:bookmarkStart w:id="22" w:name="_Toc329005913"/>
      <w:bookmarkStart w:id="23" w:name="_Toc329770063"/>
      <w:r>
        <w:rPr>
          <w:rFonts w:cs="Arial"/>
        </w:rPr>
        <w:t>不可重编程</w:t>
      </w:r>
      <w:r>
        <w:rPr>
          <w:rFonts w:cs="Arial"/>
        </w:rPr>
        <w:t>ECU</w:t>
      </w:r>
      <w:r>
        <w:rPr>
          <w:rFonts w:cs="Arial"/>
        </w:rPr>
        <w:t>的通用需求</w:t>
      </w:r>
      <w:bookmarkEnd w:id="19"/>
      <w:bookmarkEnd w:id="20"/>
    </w:p>
    <w:bookmarkEnd w:id="21"/>
    <w:bookmarkEnd w:id="22"/>
    <w:bookmarkEnd w:id="23"/>
    <w:p w:rsidR="00957860" w:rsidRDefault="00AE5F07">
      <w:pPr>
        <w:pStyle w:val="HR2"/>
        <w:ind w:firstLine="480"/>
        <w:rPr>
          <w:rFonts w:ascii="Arial" w:hAnsi="Arial" w:cs="Arial"/>
          <w:color w:val="000000"/>
        </w:rPr>
      </w:pPr>
      <w:r>
        <w:rPr>
          <w:rFonts w:ascii="Arial" w:hAnsi="Arial" w:cs="Arial"/>
          <w:color w:val="000000"/>
        </w:rPr>
        <w:t>为确保重编程的成功执行，连接在</w:t>
      </w:r>
      <w:r>
        <w:rPr>
          <w:rFonts w:ascii="Arial" w:hAnsi="Arial" w:cs="Arial"/>
          <w:color w:val="000000"/>
        </w:rPr>
        <w:t>CAN</w:t>
      </w:r>
      <w:r>
        <w:rPr>
          <w:rFonts w:ascii="Arial" w:hAnsi="Arial" w:cs="Arial"/>
          <w:color w:val="000000"/>
        </w:rPr>
        <w:t>网络上的不可重编程</w:t>
      </w:r>
      <w:r>
        <w:rPr>
          <w:rFonts w:ascii="Arial" w:hAnsi="Arial" w:cs="Arial"/>
          <w:color w:val="000000"/>
        </w:rPr>
        <w:t>ECU</w:t>
      </w:r>
      <w:r>
        <w:rPr>
          <w:rFonts w:ascii="Arial" w:hAnsi="Arial" w:cs="Arial"/>
          <w:color w:val="000000"/>
        </w:rPr>
        <w:t>需要满足如下要求：</w:t>
      </w:r>
    </w:p>
    <w:p w:rsidR="00957860" w:rsidRDefault="00AE5F07">
      <w:pPr>
        <w:pStyle w:val="HR2"/>
        <w:numPr>
          <w:ilvl w:val="0"/>
          <w:numId w:val="25"/>
        </w:numPr>
        <w:ind w:firstLineChars="0"/>
        <w:rPr>
          <w:rFonts w:ascii="Arial" w:hAnsi="Arial" w:cs="Arial"/>
        </w:rPr>
      </w:pPr>
      <w:r>
        <w:rPr>
          <w:rFonts w:ascii="Arial" w:hAnsi="Arial" w:cs="Arial" w:hint="eastAsia"/>
        </w:rPr>
        <w:t>支持诊断会话控制</w:t>
      </w:r>
      <w:r>
        <w:rPr>
          <w:rFonts w:ascii="Arial" w:hAnsi="Arial" w:cs="Arial" w:hint="eastAsia"/>
        </w:rPr>
        <w:t>-</w:t>
      </w:r>
      <w:r>
        <w:rPr>
          <w:rFonts w:ascii="Arial" w:hAnsi="Arial" w:cs="Arial" w:hint="eastAsia"/>
        </w:rPr>
        <w:t>切换到扩展会话模式（即</w:t>
      </w:r>
      <w:r>
        <w:rPr>
          <w:rFonts w:ascii="Arial" w:hAnsi="Arial" w:cs="Arial" w:hint="eastAsia"/>
        </w:rPr>
        <w:t>10h</w:t>
      </w:r>
      <w:r>
        <w:rPr>
          <w:rFonts w:ascii="Arial" w:hAnsi="Arial" w:cs="Arial" w:hint="eastAsia"/>
        </w:rPr>
        <w:t>服务中的</w:t>
      </w:r>
      <w:r>
        <w:rPr>
          <w:rFonts w:ascii="Arial" w:hAnsi="Arial" w:cs="Arial" w:hint="eastAsia"/>
        </w:rPr>
        <w:t>03h</w:t>
      </w:r>
      <w:r>
        <w:rPr>
          <w:rFonts w:ascii="Arial" w:hAnsi="Arial" w:cs="Arial" w:hint="eastAsia"/>
        </w:rPr>
        <w:t>子功能），通过此服务，</w:t>
      </w:r>
      <w:r>
        <w:rPr>
          <w:rFonts w:ascii="Arial" w:hAnsi="Arial" w:cs="Arial" w:hint="eastAsia"/>
        </w:rPr>
        <w:t>ECU</w:t>
      </w:r>
      <w:r>
        <w:rPr>
          <w:rFonts w:ascii="Arial" w:hAnsi="Arial" w:cs="Arial" w:hint="eastAsia"/>
        </w:rPr>
        <w:t>可进入扩展会话模式。</w:t>
      </w:r>
    </w:p>
    <w:p w:rsidR="00957860" w:rsidRDefault="00AE5F07">
      <w:pPr>
        <w:pStyle w:val="HR2"/>
        <w:numPr>
          <w:ilvl w:val="0"/>
          <w:numId w:val="25"/>
        </w:numPr>
        <w:ind w:firstLineChars="0"/>
        <w:rPr>
          <w:rFonts w:ascii="Arial" w:hAnsi="Arial" w:cs="Arial"/>
        </w:rPr>
      </w:pPr>
      <w:r>
        <w:rPr>
          <w:rFonts w:ascii="Arial" w:hAnsi="Arial" w:cs="Arial" w:hint="eastAsia"/>
        </w:rPr>
        <w:t>支持诊断仪在线服务（即</w:t>
      </w:r>
      <w:r>
        <w:rPr>
          <w:rFonts w:ascii="Arial" w:hAnsi="Arial" w:cs="Arial" w:hint="eastAsia"/>
        </w:rPr>
        <w:t>3Eh</w:t>
      </w:r>
      <w:r>
        <w:rPr>
          <w:rFonts w:ascii="Arial" w:hAnsi="Arial" w:cs="Arial" w:hint="eastAsia"/>
        </w:rPr>
        <w:t>服务</w:t>
      </w:r>
      <w:r>
        <w:rPr>
          <w:rFonts w:ascii="Arial" w:hAnsi="Arial" w:cs="Arial" w:hint="eastAsia"/>
        </w:rPr>
        <w:t>00h/80h</w:t>
      </w:r>
      <w:r>
        <w:rPr>
          <w:rFonts w:ascii="Arial" w:hAnsi="Arial" w:cs="Arial" w:hint="eastAsia"/>
        </w:rPr>
        <w:t>子功能），通过此服务，可使</w:t>
      </w:r>
      <w:r>
        <w:rPr>
          <w:rFonts w:ascii="Arial" w:hAnsi="Arial" w:cs="Arial" w:hint="eastAsia"/>
        </w:rPr>
        <w:t>ECU</w:t>
      </w:r>
      <w:r>
        <w:rPr>
          <w:rFonts w:ascii="Arial" w:hAnsi="Arial" w:cs="Arial" w:hint="eastAsia"/>
        </w:rPr>
        <w:t>维持在非默认会话模式下。</w:t>
      </w:r>
    </w:p>
    <w:p w:rsidR="00957860" w:rsidRDefault="00AE5F07">
      <w:pPr>
        <w:pStyle w:val="HR2"/>
        <w:numPr>
          <w:ilvl w:val="0"/>
          <w:numId w:val="25"/>
        </w:numPr>
        <w:ind w:firstLineChars="0"/>
        <w:rPr>
          <w:rFonts w:ascii="Arial" w:hAnsi="Arial" w:cs="Arial"/>
        </w:rPr>
      </w:pPr>
      <w:r>
        <w:rPr>
          <w:rFonts w:ascii="Arial" w:hAnsi="Arial" w:cs="Arial"/>
        </w:rPr>
        <w:t>支持通信控制</w:t>
      </w:r>
      <w:r>
        <w:rPr>
          <w:rFonts w:ascii="Arial" w:hAnsi="Arial" w:cs="Arial"/>
        </w:rPr>
        <w:t>-</w:t>
      </w:r>
      <w:r>
        <w:rPr>
          <w:rFonts w:ascii="Arial" w:hAnsi="Arial" w:cs="Arial"/>
        </w:rPr>
        <w:t>禁止</w:t>
      </w:r>
      <w:r>
        <w:rPr>
          <w:rFonts w:ascii="Arial" w:hAnsi="Arial" w:cs="Arial"/>
        </w:rPr>
        <w:t>/</w:t>
      </w:r>
      <w:r>
        <w:rPr>
          <w:rFonts w:ascii="Arial" w:hAnsi="Arial" w:cs="Arial"/>
        </w:rPr>
        <w:t>使能发送和接收（即</w:t>
      </w:r>
      <w:r>
        <w:rPr>
          <w:rFonts w:ascii="Arial" w:hAnsi="Arial" w:cs="Arial"/>
        </w:rPr>
        <w:t>28h</w:t>
      </w:r>
      <w:r>
        <w:rPr>
          <w:rFonts w:ascii="Arial" w:hAnsi="Arial" w:cs="Arial"/>
        </w:rPr>
        <w:t>服务中的</w:t>
      </w:r>
      <w:r>
        <w:rPr>
          <w:rFonts w:ascii="Arial" w:hAnsi="Arial" w:cs="Arial"/>
        </w:rPr>
        <w:t>00h/03h</w:t>
      </w:r>
      <w:r>
        <w:rPr>
          <w:rFonts w:ascii="Arial" w:hAnsi="Arial" w:cs="Arial"/>
        </w:rPr>
        <w:t>子功能）的诊断服务，通过此服务，可以降低编程过程中总</w:t>
      </w:r>
      <w:r>
        <w:rPr>
          <w:rFonts w:ascii="Arial" w:hAnsi="Arial" w:cs="Arial"/>
          <w:color w:val="000000"/>
        </w:rPr>
        <w:t>线的负载；</w:t>
      </w:r>
    </w:p>
    <w:p w:rsidR="00957860" w:rsidRDefault="00AE5F07">
      <w:pPr>
        <w:pStyle w:val="HR2"/>
        <w:numPr>
          <w:ilvl w:val="0"/>
          <w:numId w:val="25"/>
        </w:numPr>
        <w:ind w:firstLineChars="0"/>
        <w:rPr>
          <w:rFonts w:ascii="Arial" w:hAnsi="Arial" w:cs="Arial"/>
        </w:rPr>
      </w:pPr>
      <w:r>
        <w:rPr>
          <w:rFonts w:ascii="Arial" w:hAnsi="Arial" w:cs="Arial"/>
        </w:rPr>
        <w:t>支持控制</w:t>
      </w:r>
      <w:r>
        <w:rPr>
          <w:rFonts w:ascii="Arial" w:hAnsi="Arial" w:cs="Arial"/>
        </w:rPr>
        <w:t>DTC</w:t>
      </w:r>
      <w:r>
        <w:rPr>
          <w:rFonts w:ascii="Arial" w:hAnsi="Arial" w:cs="Arial"/>
        </w:rPr>
        <w:t>设置（</w:t>
      </w:r>
      <w:r>
        <w:rPr>
          <w:rFonts w:ascii="Arial" w:hAnsi="Arial" w:cs="Arial"/>
        </w:rPr>
        <w:t>85h</w:t>
      </w:r>
      <w:r>
        <w:rPr>
          <w:rFonts w:ascii="Arial" w:hAnsi="Arial" w:cs="Arial"/>
        </w:rPr>
        <w:t>）诊断服务，通过此服务，确保当某个</w:t>
      </w:r>
      <w:r>
        <w:rPr>
          <w:rFonts w:ascii="Arial" w:hAnsi="Arial" w:cs="Arial"/>
        </w:rPr>
        <w:t>ECU</w:t>
      </w:r>
      <w:r>
        <w:rPr>
          <w:rFonts w:ascii="Arial" w:hAnsi="Arial" w:cs="Arial"/>
        </w:rPr>
        <w:t>处于编程状态时，其他</w:t>
      </w:r>
      <w:r>
        <w:rPr>
          <w:rFonts w:ascii="Arial" w:hAnsi="Arial" w:cs="Arial"/>
        </w:rPr>
        <w:t>ECU</w:t>
      </w:r>
      <w:r>
        <w:rPr>
          <w:rFonts w:ascii="Arial" w:hAnsi="Arial" w:cs="Arial"/>
        </w:rPr>
        <w:t>不会设置</w:t>
      </w:r>
      <w:r>
        <w:rPr>
          <w:rFonts w:ascii="Arial" w:hAnsi="Arial" w:cs="Arial"/>
        </w:rPr>
        <w:t>DTC</w:t>
      </w:r>
      <w:r>
        <w:rPr>
          <w:rFonts w:ascii="Arial" w:hAnsi="Arial" w:cs="Arial"/>
        </w:rPr>
        <w:t>；</w:t>
      </w:r>
    </w:p>
    <w:p w:rsidR="00957860" w:rsidRDefault="00AE5F07">
      <w:pPr>
        <w:pStyle w:val="HR2"/>
        <w:numPr>
          <w:ilvl w:val="0"/>
          <w:numId w:val="25"/>
        </w:numPr>
        <w:ind w:firstLineChars="0"/>
        <w:rPr>
          <w:rFonts w:ascii="Arial" w:hAnsi="Arial" w:cs="Arial"/>
        </w:rPr>
      </w:pPr>
      <w:r>
        <w:rPr>
          <w:rFonts w:ascii="Arial" w:hAnsi="Arial" w:cs="Arial"/>
        </w:rPr>
        <w:t>不支持重编程相关的诊断服务，如：诊断会话控制</w:t>
      </w:r>
      <w:r>
        <w:rPr>
          <w:rFonts w:ascii="Arial" w:hAnsi="Arial" w:cs="Arial"/>
        </w:rPr>
        <w:t>-</w:t>
      </w:r>
      <w:r>
        <w:rPr>
          <w:rFonts w:ascii="Arial" w:hAnsi="Arial" w:cs="Arial"/>
        </w:rPr>
        <w:t>切换到编程模式（</w:t>
      </w:r>
      <w:r>
        <w:rPr>
          <w:rFonts w:ascii="Arial" w:hAnsi="Arial" w:cs="Arial"/>
        </w:rPr>
        <w:t>10h 02h</w:t>
      </w:r>
      <w:r>
        <w:rPr>
          <w:rFonts w:ascii="Arial" w:hAnsi="Arial" w:cs="Arial"/>
        </w:rPr>
        <w:t>）、请求下载（</w:t>
      </w:r>
      <w:r>
        <w:rPr>
          <w:rFonts w:ascii="Arial" w:hAnsi="Arial" w:cs="Arial"/>
        </w:rPr>
        <w:t>34h</w:t>
      </w:r>
      <w:r>
        <w:rPr>
          <w:rFonts w:ascii="Arial" w:hAnsi="Arial" w:cs="Arial"/>
        </w:rPr>
        <w:t>）、传输数据（</w:t>
      </w:r>
      <w:r>
        <w:rPr>
          <w:rFonts w:ascii="Arial" w:hAnsi="Arial" w:cs="Arial"/>
        </w:rPr>
        <w:t>36h</w:t>
      </w:r>
      <w:r>
        <w:rPr>
          <w:rFonts w:ascii="Arial" w:hAnsi="Arial" w:cs="Arial"/>
        </w:rPr>
        <w:t>）、请求传输退出（</w:t>
      </w:r>
      <w:r>
        <w:rPr>
          <w:rFonts w:ascii="Arial" w:hAnsi="Arial" w:cs="Arial"/>
        </w:rPr>
        <w:t>37h</w:t>
      </w:r>
      <w:r>
        <w:rPr>
          <w:rFonts w:ascii="Arial" w:hAnsi="Arial" w:cs="Arial"/>
        </w:rPr>
        <w:t>）。</w:t>
      </w:r>
    </w:p>
    <w:p w:rsidR="00957860" w:rsidRDefault="00AE5F07">
      <w:pPr>
        <w:pStyle w:val="HR2"/>
        <w:ind w:firstLine="480"/>
        <w:rPr>
          <w:rFonts w:ascii="Arial" w:hAnsi="Arial" w:cs="Arial"/>
          <w:color w:val="000000"/>
        </w:rPr>
      </w:pPr>
      <w:r>
        <w:rPr>
          <w:rFonts w:ascii="Arial" w:hAnsi="Arial" w:cs="Arial"/>
          <w:color w:val="000000"/>
        </w:rPr>
        <w:t>不可重编程</w:t>
      </w:r>
      <w:r>
        <w:rPr>
          <w:rFonts w:ascii="Arial" w:hAnsi="Arial" w:cs="Arial"/>
          <w:color w:val="000000"/>
        </w:rPr>
        <w:t>ECU</w:t>
      </w:r>
      <w:r>
        <w:rPr>
          <w:rFonts w:ascii="Arial" w:hAnsi="Arial" w:cs="Arial"/>
          <w:color w:val="000000"/>
        </w:rPr>
        <w:t>需要支持第</w:t>
      </w:r>
      <w:r>
        <w:rPr>
          <w:rFonts w:ascii="Arial" w:hAnsi="Arial" w:cs="Arial"/>
          <w:color w:val="000000"/>
        </w:rPr>
        <w:t>3.3.1</w:t>
      </w:r>
      <w:r>
        <w:rPr>
          <w:rFonts w:ascii="Arial" w:hAnsi="Arial" w:cs="Arial"/>
          <w:color w:val="000000"/>
        </w:rPr>
        <w:t>节中规定的诊断服务，除了</w:t>
      </w:r>
      <w:r>
        <w:rPr>
          <w:rFonts w:ascii="Arial" w:hAnsi="Arial" w:cs="Arial" w:hint="eastAsia"/>
          <w:color w:val="000000"/>
        </w:rPr>
        <w:t>“</w:t>
      </w:r>
      <w:r>
        <w:rPr>
          <w:rFonts w:ascii="Arial" w:hAnsi="Arial" w:cs="Arial"/>
          <w:color w:val="000000"/>
        </w:rPr>
        <w:t>例程控制</w:t>
      </w:r>
      <w:r>
        <w:rPr>
          <w:rFonts w:ascii="Arial" w:hAnsi="Arial" w:cs="Arial"/>
          <w:color w:val="000000"/>
        </w:rPr>
        <w:t>-</w:t>
      </w:r>
      <w:r>
        <w:rPr>
          <w:rFonts w:ascii="Arial" w:hAnsi="Arial" w:cs="Arial"/>
          <w:color w:val="000000"/>
        </w:rPr>
        <w:t>检查预编程条件</w:t>
      </w:r>
      <w:r>
        <w:rPr>
          <w:rFonts w:ascii="Arial" w:hAnsi="Arial" w:cs="Arial" w:hint="eastAsia"/>
          <w:color w:val="000000"/>
        </w:rPr>
        <w:t>”</w:t>
      </w:r>
      <w:r>
        <w:rPr>
          <w:rFonts w:ascii="Arial" w:hAnsi="Arial" w:cs="Arial"/>
          <w:color w:val="000000"/>
        </w:rPr>
        <w:t>以及</w:t>
      </w:r>
      <w:r>
        <w:rPr>
          <w:rFonts w:ascii="Arial" w:hAnsi="Arial" w:cs="Arial" w:hint="eastAsia"/>
          <w:color w:val="000000"/>
        </w:rPr>
        <w:t>“</w:t>
      </w:r>
      <w:r>
        <w:rPr>
          <w:rFonts w:ascii="Arial" w:hAnsi="Arial" w:cs="Arial"/>
          <w:color w:val="000000"/>
        </w:rPr>
        <w:t>通过标识符读数据</w:t>
      </w:r>
      <w:r>
        <w:rPr>
          <w:rFonts w:ascii="Arial" w:hAnsi="Arial" w:cs="Arial" w:hint="eastAsia"/>
          <w:color w:val="000000"/>
        </w:rPr>
        <w:t>”</w:t>
      </w:r>
      <w:r>
        <w:rPr>
          <w:rFonts w:ascii="Arial" w:hAnsi="Arial" w:cs="Arial"/>
          <w:color w:val="000000"/>
        </w:rPr>
        <w:t>两个服务。</w:t>
      </w:r>
    </w:p>
    <w:p w:rsidR="00957860" w:rsidRDefault="00957860">
      <w:pPr>
        <w:pStyle w:val="HR2"/>
        <w:ind w:firstLine="480"/>
        <w:rPr>
          <w:rFonts w:ascii="Arial" w:hAnsi="Arial" w:cs="Arial"/>
          <w:color w:val="000000"/>
        </w:rPr>
      </w:pPr>
    </w:p>
    <w:p w:rsidR="00957860" w:rsidRDefault="00AE5F07">
      <w:pPr>
        <w:pStyle w:val="HR20"/>
        <w:numPr>
          <w:ilvl w:val="1"/>
          <w:numId w:val="24"/>
        </w:numPr>
        <w:tabs>
          <w:tab w:val="clear" w:pos="284"/>
        </w:tabs>
        <w:rPr>
          <w:rFonts w:cs="Arial"/>
        </w:rPr>
      </w:pPr>
      <w:bookmarkStart w:id="24" w:name="_Toc329005914"/>
      <w:bookmarkStart w:id="25" w:name="_Toc329770064"/>
      <w:bookmarkStart w:id="26" w:name="_Toc339285122"/>
      <w:bookmarkStart w:id="27" w:name="_Toc494360571"/>
      <w:r>
        <w:rPr>
          <w:rFonts w:cs="Arial"/>
        </w:rPr>
        <w:t>重编程</w:t>
      </w:r>
      <w:r>
        <w:rPr>
          <w:rFonts w:cs="Arial"/>
        </w:rPr>
        <w:t>ECU</w:t>
      </w:r>
      <w:r>
        <w:rPr>
          <w:rFonts w:cs="Arial"/>
        </w:rPr>
        <w:t>的通用需求</w:t>
      </w:r>
      <w:bookmarkEnd w:id="24"/>
      <w:bookmarkEnd w:id="25"/>
      <w:bookmarkEnd w:id="26"/>
      <w:bookmarkEnd w:id="27"/>
    </w:p>
    <w:p w:rsidR="00957860" w:rsidRDefault="00AE5F07">
      <w:pPr>
        <w:pStyle w:val="HR3"/>
        <w:numPr>
          <w:ilvl w:val="2"/>
          <w:numId w:val="26"/>
        </w:numPr>
        <w:tabs>
          <w:tab w:val="clear" w:pos="284"/>
        </w:tabs>
        <w:rPr>
          <w:rFonts w:cs="Arial"/>
        </w:rPr>
      </w:pPr>
      <w:bookmarkStart w:id="28" w:name="_Toc494360572"/>
      <w:bookmarkStart w:id="29" w:name="_Toc329770065"/>
      <w:bookmarkStart w:id="30" w:name="_Toc339285123"/>
      <w:bookmarkStart w:id="31" w:name="_Toc473193833"/>
      <w:bookmarkStart w:id="32" w:name="_Toc329005915"/>
      <w:r>
        <w:rPr>
          <w:rFonts w:cs="Arial"/>
        </w:rPr>
        <w:t>概述</w:t>
      </w:r>
      <w:bookmarkEnd w:id="28"/>
      <w:bookmarkEnd w:id="29"/>
      <w:bookmarkEnd w:id="30"/>
      <w:bookmarkEnd w:id="31"/>
      <w:bookmarkEnd w:id="32"/>
    </w:p>
    <w:p w:rsidR="00957860" w:rsidRDefault="00AE5F07">
      <w:pPr>
        <w:pStyle w:val="HR2"/>
        <w:ind w:firstLine="480"/>
        <w:rPr>
          <w:rFonts w:ascii="Arial" w:hAnsi="Arial" w:cs="Arial"/>
          <w:color w:val="000000"/>
        </w:rPr>
      </w:pPr>
      <w:r>
        <w:rPr>
          <w:rFonts w:ascii="Arial" w:hAnsi="Arial" w:cs="Arial"/>
          <w:color w:val="000000"/>
        </w:rPr>
        <w:t>所有支持应用软件及应用数据（包括网络配置数据和标定数据）重编程的</w:t>
      </w:r>
      <w:r>
        <w:rPr>
          <w:rFonts w:ascii="Arial" w:hAnsi="Arial" w:cs="Arial"/>
          <w:color w:val="000000"/>
        </w:rPr>
        <w:t>ECU</w:t>
      </w:r>
      <w:r>
        <w:rPr>
          <w:rFonts w:ascii="Arial" w:hAnsi="Arial" w:cs="Arial"/>
          <w:color w:val="000000"/>
        </w:rPr>
        <w:t>，应当包含</w:t>
      </w:r>
      <w:r>
        <w:rPr>
          <w:rFonts w:ascii="Arial" w:hAnsi="Arial" w:cs="Arial"/>
          <w:color w:val="000000"/>
        </w:rPr>
        <w:t>Bootloader</w:t>
      </w:r>
      <w:r>
        <w:rPr>
          <w:rFonts w:ascii="Arial" w:hAnsi="Arial" w:cs="Arial"/>
          <w:color w:val="000000"/>
        </w:rPr>
        <w:t>软件。在正常运行过程中，执行的是应用软件和应用数据。仅当应用软件或应用数据无效时，或者要求对此进行升级的时候，</w:t>
      </w:r>
      <w:r>
        <w:rPr>
          <w:rFonts w:ascii="Arial" w:hAnsi="Arial" w:cs="Arial"/>
          <w:color w:val="000000"/>
        </w:rPr>
        <w:t>Bootloader</w:t>
      </w:r>
      <w:r>
        <w:rPr>
          <w:rFonts w:ascii="Arial" w:hAnsi="Arial" w:cs="Arial"/>
          <w:color w:val="000000"/>
        </w:rPr>
        <w:t>软件才被激活。</w:t>
      </w:r>
    </w:p>
    <w:p w:rsidR="00957860" w:rsidRDefault="00AE5F07">
      <w:pPr>
        <w:pStyle w:val="HR2"/>
        <w:ind w:firstLine="480"/>
        <w:rPr>
          <w:rFonts w:ascii="Arial" w:hAnsi="Arial" w:cs="Arial"/>
          <w:color w:val="000000"/>
        </w:rPr>
      </w:pPr>
      <w:r>
        <w:rPr>
          <w:rFonts w:ascii="Arial" w:hAnsi="Arial" w:cs="Arial"/>
          <w:color w:val="000000"/>
        </w:rPr>
        <w:t>应用软件和应用数据可以同时编程或者相互独立编程，不允许重编程时更新</w:t>
      </w:r>
      <w:r>
        <w:rPr>
          <w:rFonts w:ascii="Arial" w:hAnsi="Arial" w:cs="Arial"/>
          <w:color w:val="000000"/>
        </w:rPr>
        <w:t>Bootloader</w:t>
      </w:r>
      <w:r>
        <w:rPr>
          <w:rFonts w:ascii="Arial" w:hAnsi="Arial" w:cs="Arial"/>
          <w:color w:val="000000"/>
        </w:rPr>
        <w:t>软件。</w:t>
      </w: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33" w:name="_Toc329770066"/>
      <w:bookmarkStart w:id="34" w:name="_Toc339285124"/>
      <w:bookmarkStart w:id="35" w:name="_Toc329005916"/>
      <w:bookmarkStart w:id="36" w:name="_Toc494360573"/>
      <w:r>
        <w:rPr>
          <w:rFonts w:cs="Arial"/>
        </w:rPr>
        <w:t>硬件需求</w:t>
      </w:r>
      <w:bookmarkEnd w:id="33"/>
      <w:bookmarkEnd w:id="34"/>
      <w:bookmarkEnd w:id="35"/>
      <w:bookmarkEnd w:id="36"/>
    </w:p>
    <w:p w:rsidR="00957860" w:rsidRDefault="00AE5F07">
      <w:pPr>
        <w:pStyle w:val="HR2"/>
        <w:ind w:firstLine="480"/>
        <w:rPr>
          <w:rFonts w:ascii="Arial" w:hAnsi="Arial" w:cs="Arial"/>
          <w:color w:val="000000"/>
        </w:rPr>
      </w:pPr>
      <w:r>
        <w:rPr>
          <w:rFonts w:ascii="Arial" w:hAnsi="Arial" w:cs="Arial"/>
          <w:color w:val="000000"/>
        </w:rPr>
        <w:t>任何可重编程的并且正确安装在汽车中的</w:t>
      </w:r>
      <w:r>
        <w:rPr>
          <w:rFonts w:ascii="Arial" w:hAnsi="Arial" w:cs="Arial"/>
          <w:color w:val="000000"/>
        </w:rPr>
        <w:t>ECU</w:t>
      </w:r>
      <w:r>
        <w:rPr>
          <w:rFonts w:ascii="Arial" w:hAnsi="Arial" w:cs="Arial"/>
          <w:color w:val="000000"/>
        </w:rPr>
        <w:t>可通过</w:t>
      </w:r>
      <w:r>
        <w:rPr>
          <w:rFonts w:ascii="Arial" w:hAnsi="Arial" w:cs="Arial"/>
          <w:color w:val="000000"/>
        </w:rPr>
        <w:t>Ref.1</w:t>
      </w:r>
      <w:r>
        <w:rPr>
          <w:rFonts w:ascii="Arial" w:hAnsi="Arial" w:cs="Arial"/>
          <w:color w:val="000000"/>
        </w:rPr>
        <w:t>中规定的</w:t>
      </w:r>
      <w:r>
        <w:rPr>
          <w:rFonts w:ascii="Arial" w:hAnsi="Arial" w:cs="Arial"/>
          <w:color w:val="000000"/>
        </w:rPr>
        <w:t>DLC</w:t>
      </w:r>
      <w:r>
        <w:rPr>
          <w:rFonts w:ascii="Arial" w:hAnsi="Arial" w:cs="Arial"/>
          <w:color w:val="000000"/>
        </w:rPr>
        <w:t>进行编程。在重编程过程中不需要把</w:t>
      </w:r>
      <w:r>
        <w:rPr>
          <w:rFonts w:ascii="Arial" w:hAnsi="Arial" w:cs="Arial"/>
          <w:color w:val="000000"/>
        </w:rPr>
        <w:t>ECU</w:t>
      </w:r>
      <w:r>
        <w:rPr>
          <w:rFonts w:ascii="Arial" w:hAnsi="Arial" w:cs="Arial"/>
          <w:color w:val="000000"/>
        </w:rPr>
        <w:t>从整车中移除。</w:t>
      </w:r>
    </w:p>
    <w:p w:rsidR="00957860" w:rsidRDefault="00AE5F07">
      <w:pPr>
        <w:pStyle w:val="HR2"/>
        <w:ind w:firstLine="480"/>
        <w:rPr>
          <w:rFonts w:ascii="Arial" w:hAnsi="Arial" w:cs="Arial"/>
          <w:color w:val="000000"/>
        </w:rPr>
      </w:pPr>
      <w:r>
        <w:rPr>
          <w:rFonts w:ascii="Arial" w:hAnsi="Arial" w:cs="Arial"/>
          <w:color w:val="000000"/>
        </w:rPr>
        <w:t>可重编程的</w:t>
      </w:r>
      <w:r>
        <w:rPr>
          <w:rFonts w:ascii="Arial" w:hAnsi="Arial" w:cs="Arial"/>
          <w:color w:val="000000"/>
        </w:rPr>
        <w:t>ECU</w:t>
      </w:r>
      <w:r>
        <w:rPr>
          <w:rFonts w:ascii="Arial" w:hAnsi="Arial" w:cs="Arial"/>
          <w:color w:val="000000"/>
        </w:rPr>
        <w:t>必须提供足够的存储器来保证下载，提供充足的缓冲空间来满足重编程定时要求。</w:t>
      </w: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37" w:name="_Toc329005917"/>
      <w:bookmarkStart w:id="38" w:name="_Toc329770067"/>
      <w:bookmarkStart w:id="39" w:name="_Toc339285125"/>
      <w:bookmarkStart w:id="40" w:name="_Toc494360574"/>
      <w:r>
        <w:rPr>
          <w:rFonts w:cs="Arial"/>
        </w:rPr>
        <w:t>软件需求</w:t>
      </w:r>
      <w:bookmarkEnd w:id="37"/>
      <w:bookmarkEnd w:id="38"/>
      <w:bookmarkEnd w:id="39"/>
      <w:bookmarkEnd w:id="40"/>
    </w:p>
    <w:p w:rsidR="00957860" w:rsidRDefault="00AE5F07">
      <w:pPr>
        <w:pStyle w:val="HR2"/>
        <w:ind w:firstLine="480"/>
        <w:rPr>
          <w:rFonts w:ascii="Arial" w:hAnsi="Arial" w:cs="Arial"/>
          <w:color w:val="000000"/>
        </w:rPr>
      </w:pPr>
      <w:r>
        <w:rPr>
          <w:rFonts w:ascii="Arial" w:hAnsi="Arial" w:cs="Arial"/>
          <w:color w:val="000000"/>
        </w:rPr>
        <w:t>Bootloader</w:t>
      </w:r>
      <w:r>
        <w:rPr>
          <w:rFonts w:ascii="Arial" w:hAnsi="Arial" w:cs="Arial"/>
          <w:color w:val="000000"/>
        </w:rPr>
        <w:t>软件必须存储在被保护的存储器中，从而确保即使存在潜在错误，</w:t>
      </w:r>
      <w:r>
        <w:rPr>
          <w:rFonts w:ascii="Arial" w:hAnsi="Arial" w:cs="Arial"/>
          <w:color w:val="000000"/>
        </w:rPr>
        <w:t>ECU</w:t>
      </w:r>
      <w:r>
        <w:rPr>
          <w:rFonts w:ascii="Arial" w:hAnsi="Arial" w:cs="Arial"/>
          <w:color w:val="000000"/>
        </w:rPr>
        <w:lastRenderedPageBreak/>
        <w:t>始终是可重编程的。</w:t>
      </w: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41" w:name="_Toc329005918"/>
      <w:bookmarkStart w:id="42" w:name="_Toc329770068"/>
      <w:bookmarkStart w:id="43" w:name="_Toc339285126"/>
      <w:bookmarkStart w:id="44" w:name="_Toc494360575"/>
      <w:r>
        <w:rPr>
          <w:rFonts w:cs="Arial"/>
        </w:rPr>
        <w:t>安全需求</w:t>
      </w:r>
      <w:bookmarkEnd w:id="41"/>
      <w:bookmarkEnd w:id="42"/>
      <w:bookmarkEnd w:id="43"/>
      <w:bookmarkEnd w:id="44"/>
    </w:p>
    <w:p w:rsidR="00957860" w:rsidRDefault="00AE5F07">
      <w:pPr>
        <w:pStyle w:val="HR2"/>
        <w:ind w:firstLine="480"/>
        <w:rPr>
          <w:rFonts w:ascii="Arial" w:hAnsi="Arial" w:cs="Arial"/>
          <w:color w:val="000000"/>
        </w:rPr>
      </w:pPr>
      <w:r>
        <w:rPr>
          <w:rFonts w:ascii="Arial" w:hAnsi="Arial" w:cs="Arial"/>
          <w:color w:val="000000"/>
        </w:rPr>
        <w:t>为确保下载的安全性，</w:t>
      </w:r>
      <w:r>
        <w:rPr>
          <w:rFonts w:ascii="Arial" w:hAnsi="Arial" w:cs="Arial"/>
          <w:color w:val="000000"/>
        </w:rPr>
        <w:t>ECU</w:t>
      </w:r>
      <w:r>
        <w:rPr>
          <w:rFonts w:ascii="Arial" w:hAnsi="Arial" w:cs="Arial"/>
          <w:color w:val="000000"/>
        </w:rPr>
        <w:t>应该实现一些安全需求，避免下面几种情况：</w:t>
      </w:r>
    </w:p>
    <w:p w:rsidR="00957860" w:rsidRDefault="00AE5F07">
      <w:pPr>
        <w:pStyle w:val="HR2"/>
        <w:numPr>
          <w:ilvl w:val="0"/>
          <w:numId w:val="27"/>
        </w:numPr>
        <w:ind w:firstLineChars="0"/>
        <w:rPr>
          <w:rFonts w:ascii="Arial" w:hAnsi="Arial" w:cs="Arial"/>
        </w:rPr>
      </w:pPr>
      <w:r>
        <w:rPr>
          <w:rFonts w:ascii="Arial" w:hAnsi="Arial" w:cs="Arial"/>
        </w:rPr>
        <w:t>来自非法源的下载动作；</w:t>
      </w:r>
    </w:p>
    <w:p w:rsidR="00957860" w:rsidRDefault="00AE5F07">
      <w:pPr>
        <w:pStyle w:val="HR2"/>
        <w:numPr>
          <w:ilvl w:val="0"/>
          <w:numId w:val="27"/>
        </w:numPr>
        <w:ind w:firstLineChars="0"/>
        <w:rPr>
          <w:rFonts w:ascii="Arial" w:hAnsi="Arial" w:cs="Arial"/>
        </w:rPr>
      </w:pPr>
      <w:r>
        <w:rPr>
          <w:rFonts w:ascii="Arial" w:hAnsi="Arial" w:cs="Arial"/>
        </w:rPr>
        <w:t>当前重编程条件不满足；</w:t>
      </w:r>
    </w:p>
    <w:p w:rsidR="00957860" w:rsidRDefault="00AE5F07">
      <w:pPr>
        <w:pStyle w:val="HR2"/>
        <w:numPr>
          <w:ilvl w:val="0"/>
          <w:numId w:val="27"/>
        </w:numPr>
        <w:ind w:firstLineChars="0"/>
        <w:rPr>
          <w:rFonts w:ascii="Arial" w:hAnsi="Arial" w:cs="Arial"/>
        </w:rPr>
      </w:pPr>
      <w:r>
        <w:rPr>
          <w:rFonts w:ascii="Arial" w:hAnsi="Arial" w:cs="Arial"/>
        </w:rPr>
        <w:t>下载错误的应用软件或者应用数据到</w:t>
      </w:r>
      <w:r>
        <w:rPr>
          <w:rFonts w:ascii="Arial" w:hAnsi="Arial" w:cs="Arial"/>
        </w:rPr>
        <w:t>ECU</w:t>
      </w:r>
      <w:r>
        <w:rPr>
          <w:rFonts w:ascii="Arial" w:hAnsi="Arial" w:cs="Arial"/>
        </w:rPr>
        <w:t>；</w:t>
      </w:r>
    </w:p>
    <w:p w:rsidR="00957860" w:rsidRDefault="00AE5F07">
      <w:pPr>
        <w:pStyle w:val="HR2"/>
        <w:numPr>
          <w:ilvl w:val="0"/>
          <w:numId w:val="27"/>
        </w:numPr>
        <w:ind w:firstLineChars="0"/>
        <w:rPr>
          <w:rFonts w:ascii="Arial" w:hAnsi="Arial" w:cs="Arial"/>
        </w:rPr>
      </w:pPr>
      <w:r>
        <w:rPr>
          <w:rFonts w:ascii="Arial" w:hAnsi="Arial" w:cs="Arial"/>
        </w:rPr>
        <w:t>软件之间不兼容。</w:t>
      </w:r>
    </w:p>
    <w:p w:rsidR="00957860" w:rsidRDefault="00AE5F07">
      <w:pPr>
        <w:pStyle w:val="HR40"/>
        <w:numPr>
          <w:ilvl w:val="3"/>
          <w:numId w:val="28"/>
        </w:numPr>
        <w:tabs>
          <w:tab w:val="clear" w:pos="284"/>
        </w:tabs>
        <w:rPr>
          <w:rFonts w:cs="Arial"/>
        </w:rPr>
      </w:pPr>
      <w:r>
        <w:rPr>
          <w:rFonts w:cs="Arial"/>
        </w:rPr>
        <w:t>安全访问</w:t>
      </w:r>
    </w:p>
    <w:p w:rsidR="00957860" w:rsidRDefault="00AE5F07">
      <w:pPr>
        <w:pStyle w:val="HR2"/>
        <w:ind w:firstLine="480"/>
        <w:rPr>
          <w:rFonts w:ascii="Arial" w:hAnsi="Arial" w:cs="Arial"/>
          <w:color w:val="000000"/>
        </w:rPr>
      </w:pPr>
      <w:r>
        <w:rPr>
          <w:rFonts w:ascii="Arial" w:hAnsi="Arial" w:cs="Arial"/>
          <w:color w:val="000000"/>
        </w:rPr>
        <w:t>所有可重编程的</w:t>
      </w:r>
      <w:r>
        <w:rPr>
          <w:rFonts w:ascii="Arial" w:hAnsi="Arial" w:cs="Arial"/>
          <w:color w:val="000000"/>
        </w:rPr>
        <w:t>ECU</w:t>
      </w:r>
      <w:r>
        <w:rPr>
          <w:rFonts w:ascii="Arial" w:hAnsi="Arial" w:cs="Arial"/>
          <w:color w:val="000000"/>
        </w:rPr>
        <w:t>应该支持种子和密钥的安全特性，并且可以通过安全访问服务（</w:t>
      </w:r>
      <w:r>
        <w:rPr>
          <w:rFonts w:ascii="Arial" w:hAnsi="Arial" w:cs="Arial"/>
          <w:color w:val="000000"/>
        </w:rPr>
        <w:t>27h</w:t>
      </w:r>
      <w:r>
        <w:rPr>
          <w:rFonts w:ascii="Arial" w:hAnsi="Arial" w:cs="Arial"/>
          <w:color w:val="000000"/>
        </w:rPr>
        <w:t>）进入访问，从而保护</w:t>
      </w:r>
      <w:r>
        <w:rPr>
          <w:rFonts w:ascii="Arial" w:hAnsi="Arial" w:cs="Arial"/>
          <w:color w:val="000000"/>
        </w:rPr>
        <w:t>ECU</w:t>
      </w:r>
      <w:r>
        <w:rPr>
          <w:rFonts w:ascii="Arial" w:hAnsi="Arial" w:cs="Arial"/>
          <w:color w:val="000000"/>
        </w:rPr>
        <w:t>免遭未授权的编程动作影响。</w:t>
      </w:r>
    </w:p>
    <w:p w:rsidR="00957860" w:rsidRDefault="00AE5F07">
      <w:pPr>
        <w:pStyle w:val="HR2"/>
        <w:ind w:firstLine="480"/>
        <w:rPr>
          <w:rFonts w:ascii="Arial" w:hAnsi="Arial" w:cs="Arial"/>
          <w:color w:val="000000"/>
        </w:rPr>
      </w:pPr>
      <w:r>
        <w:rPr>
          <w:rFonts w:ascii="Arial" w:hAnsi="Arial" w:cs="Arial"/>
          <w:color w:val="000000"/>
        </w:rPr>
        <w:t>安全等级</w:t>
      </w:r>
      <w:r>
        <w:rPr>
          <w:rFonts w:ascii="Arial" w:hAnsi="Arial" w:cs="Arial"/>
          <w:color w:val="000000"/>
        </w:rPr>
        <w:t>09h/0Ah</w:t>
      </w:r>
      <w:r>
        <w:rPr>
          <w:rFonts w:ascii="Arial" w:hAnsi="Arial" w:cs="Arial"/>
          <w:color w:val="000000"/>
        </w:rPr>
        <w:t>用于编程会话模式，详细的要求请参考</w:t>
      </w:r>
      <w:r>
        <w:rPr>
          <w:rFonts w:ascii="Arial" w:hAnsi="Arial" w:cs="Arial"/>
          <w:color w:val="000000"/>
        </w:rPr>
        <w:t>Ref.1</w:t>
      </w:r>
      <w:r>
        <w:rPr>
          <w:rFonts w:ascii="Arial" w:hAnsi="Arial" w:cs="Arial"/>
          <w:color w:val="000000"/>
        </w:rPr>
        <w:t>。</w:t>
      </w:r>
    </w:p>
    <w:p w:rsidR="00957860" w:rsidRDefault="00AE5F07">
      <w:pPr>
        <w:pStyle w:val="HR40"/>
        <w:numPr>
          <w:ilvl w:val="3"/>
          <w:numId w:val="28"/>
        </w:numPr>
        <w:tabs>
          <w:tab w:val="clear" w:pos="284"/>
        </w:tabs>
        <w:rPr>
          <w:rFonts w:cs="Arial"/>
        </w:rPr>
      </w:pPr>
      <w:r>
        <w:rPr>
          <w:rFonts w:cs="Arial"/>
        </w:rPr>
        <w:t>编程预条件</w:t>
      </w:r>
    </w:p>
    <w:p w:rsidR="00957860" w:rsidRDefault="00AE5F07">
      <w:pPr>
        <w:pStyle w:val="HR2"/>
        <w:ind w:firstLine="480"/>
        <w:rPr>
          <w:rFonts w:ascii="Arial" w:hAnsi="Arial" w:cs="Arial"/>
          <w:color w:val="000000"/>
        </w:rPr>
      </w:pPr>
      <w:r>
        <w:rPr>
          <w:rFonts w:ascii="Arial" w:hAnsi="Arial" w:cs="Arial"/>
          <w:color w:val="000000"/>
        </w:rPr>
        <w:t>ECU</w:t>
      </w:r>
      <w:r>
        <w:rPr>
          <w:rFonts w:ascii="Arial" w:hAnsi="Arial" w:cs="Arial"/>
          <w:color w:val="000000"/>
        </w:rPr>
        <w:t>应该确保重编程的执行是处于安全状态。如果编程预条件不满足（如车辆或发动机正在运行等），那么重编程请求将被拒绝。</w:t>
      </w:r>
    </w:p>
    <w:p w:rsidR="00957860" w:rsidRDefault="00AE5F07">
      <w:pPr>
        <w:pStyle w:val="HR2"/>
        <w:ind w:firstLine="480"/>
        <w:rPr>
          <w:rFonts w:ascii="Arial" w:hAnsi="Arial" w:cs="Arial"/>
          <w:color w:val="000000"/>
        </w:rPr>
      </w:pPr>
      <w:r>
        <w:rPr>
          <w:rFonts w:ascii="Arial" w:hAnsi="Arial" w:cs="Arial"/>
          <w:color w:val="000000"/>
        </w:rPr>
        <w:t>通过一</w:t>
      </w:r>
      <w:r>
        <w:rPr>
          <w:rFonts w:ascii="宋体" w:hAnsi="宋体" w:cs="Arial"/>
          <w:color w:val="000000"/>
        </w:rPr>
        <w:t>个“检</w:t>
      </w:r>
      <w:r>
        <w:rPr>
          <w:rFonts w:ascii="Arial" w:hAnsi="Arial" w:cs="Arial"/>
          <w:color w:val="000000"/>
        </w:rPr>
        <w:t>查编程预条件</w:t>
      </w:r>
      <w:r>
        <w:rPr>
          <w:rFonts w:ascii="Arial" w:hAnsi="Arial" w:cs="Arial" w:hint="eastAsia"/>
          <w:color w:val="000000"/>
        </w:rPr>
        <w:t>”</w:t>
      </w:r>
      <w:r>
        <w:rPr>
          <w:rFonts w:ascii="Arial" w:hAnsi="Arial" w:cs="Arial"/>
          <w:color w:val="000000"/>
        </w:rPr>
        <w:t>例程控制来激活</w:t>
      </w:r>
      <w:r>
        <w:rPr>
          <w:rFonts w:ascii="Arial" w:hAnsi="Arial" w:cs="Arial"/>
          <w:color w:val="000000"/>
        </w:rPr>
        <w:t>ECU</w:t>
      </w:r>
      <w:r>
        <w:rPr>
          <w:rFonts w:ascii="Arial" w:hAnsi="Arial" w:cs="Arial"/>
          <w:color w:val="000000"/>
        </w:rPr>
        <w:t>编程预条件的检验，详细信息请参考第</w:t>
      </w:r>
      <w:r>
        <w:rPr>
          <w:rFonts w:ascii="Arial" w:hAnsi="Arial" w:cs="Arial"/>
          <w:color w:val="000000"/>
        </w:rPr>
        <w:t>3</w:t>
      </w:r>
      <w:r>
        <w:rPr>
          <w:rFonts w:ascii="Arial" w:hAnsi="Arial" w:cs="Arial"/>
          <w:color w:val="000000"/>
        </w:rPr>
        <w:t>章。</w:t>
      </w:r>
    </w:p>
    <w:p w:rsidR="00957860" w:rsidRDefault="00AE5F07">
      <w:pPr>
        <w:pStyle w:val="HR40"/>
        <w:numPr>
          <w:ilvl w:val="3"/>
          <w:numId w:val="28"/>
        </w:numPr>
        <w:tabs>
          <w:tab w:val="clear" w:pos="284"/>
        </w:tabs>
        <w:rPr>
          <w:rFonts w:cs="Arial"/>
        </w:rPr>
      </w:pPr>
      <w:r>
        <w:rPr>
          <w:rFonts w:cs="Arial"/>
        </w:rPr>
        <w:t>完整性验证</w:t>
      </w:r>
    </w:p>
    <w:p w:rsidR="00957860" w:rsidRDefault="00AE5F07">
      <w:pPr>
        <w:pStyle w:val="HR2"/>
        <w:ind w:firstLine="480"/>
        <w:rPr>
          <w:rFonts w:ascii="Arial" w:hAnsi="Arial" w:cs="Arial"/>
          <w:color w:val="000000"/>
        </w:rPr>
      </w:pPr>
      <w:r>
        <w:rPr>
          <w:rFonts w:ascii="Arial" w:hAnsi="Arial" w:cs="Arial"/>
          <w:color w:val="000000"/>
        </w:rPr>
        <w:t>ECU</w:t>
      </w:r>
      <w:r>
        <w:rPr>
          <w:rFonts w:ascii="Arial" w:hAnsi="Arial" w:cs="Arial"/>
          <w:color w:val="000000"/>
        </w:rPr>
        <w:t>需要检查下载到存储器中的数据的完整性。当一个逻辑块下载后，将使用</w:t>
      </w:r>
      <w:r>
        <w:rPr>
          <w:rFonts w:ascii="Arial" w:hAnsi="Arial" w:cs="Arial"/>
          <w:color w:val="000000"/>
        </w:rPr>
        <w:t>CRC32</w:t>
      </w:r>
      <w:r>
        <w:rPr>
          <w:rFonts w:ascii="Arial" w:hAnsi="Arial" w:cs="Arial"/>
          <w:color w:val="000000"/>
        </w:rPr>
        <w:t>算法验证当前逻辑块的所有数据字节是否被正确传输和写入。通过一个</w:t>
      </w:r>
      <w:r>
        <w:rPr>
          <w:rFonts w:ascii="Arial" w:hAnsi="Arial" w:cs="Arial" w:hint="eastAsia"/>
          <w:color w:val="000000"/>
        </w:rPr>
        <w:t>“</w:t>
      </w:r>
      <w:r>
        <w:rPr>
          <w:rFonts w:ascii="Arial" w:hAnsi="Arial" w:cs="Arial"/>
          <w:color w:val="000000"/>
        </w:rPr>
        <w:t>检查编程完整性</w:t>
      </w:r>
      <w:r>
        <w:rPr>
          <w:rFonts w:ascii="Arial" w:hAnsi="Arial" w:cs="Arial" w:hint="eastAsia"/>
          <w:color w:val="000000"/>
        </w:rPr>
        <w:t>”</w:t>
      </w:r>
      <w:r>
        <w:rPr>
          <w:rFonts w:ascii="Arial" w:hAnsi="Arial" w:cs="Arial"/>
          <w:color w:val="000000"/>
        </w:rPr>
        <w:t>例程控制来激活</w:t>
      </w:r>
      <w:r>
        <w:rPr>
          <w:rFonts w:ascii="Arial" w:hAnsi="Arial" w:cs="Arial"/>
          <w:color w:val="000000"/>
        </w:rPr>
        <w:t>ECU</w:t>
      </w:r>
      <w:r>
        <w:rPr>
          <w:rFonts w:ascii="Arial" w:hAnsi="Arial" w:cs="Arial"/>
          <w:color w:val="000000"/>
        </w:rPr>
        <w:t>完整性验证。当</w:t>
      </w:r>
      <w:r>
        <w:rPr>
          <w:rFonts w:ascii="Arial" w:hAnsi="Arial" w:cs="Arial"/>
          <w:color w:val="000000"/>
        </w:rPr>
        <w:t>ECU</w:t>
      </w:r>
      <w:r>
        <w:rPr>
          <w:rFonts w:ascii="Arial" w:hAnsi="Arial" w:cs="Arial"/>
          <w:color w:val="000000"/>
        </w:rPr>
        <w:t>接收到此服务请求时，</w:t>
      </w:r>
      <w:r>
        <w:rPr>
          <w:rFonts w:ascii="Arial" w:hAnsi="Arial" w:cs="Arial"/>
          <w:color w:val="000000"/>
        </w:rPr>
        <w:t>Bootloader</w:t>
      </w:r>
      <w:r>
        <w:rPr>
          <w:rFonts w:ascii="Arial" w:hAnsi="Arial" w:cs="Arial"/>
          <w:color w:val="000000"/>
        </w:rPr>
        <w:t>将计算下载数据字节的</w:t>
      </w:r>
      <w:r>
        <w:rPr>
          <w:rFonts w:ascii="Arial" w:hAnsi="Arial" w:cs="Arial"/>
          <w:color w:val="000000"/>
        </w:rPr>
        <w:t>CRC32</w:t>
      </w:r>
      <w:r>
        <w:rPr>
          <w:rFonts w:ascii="Arial" w:hAnsi="Arial" w:cs="Arial"/>
          <w:color w:val="000000"/>
        </w:rPr>
        <w:t>值，并将计算结果与诊断仪请求报文中发送的校验值进行比较。</w:t>
      </w:r>
    </w:p>
    <w:p w:rsidR="00957860" w:rsidRDefault="00AE5F07">
      <w:pPr>
        <w:pStyle w:val="HR2"/>
        <w:ind w:firstLine="480"/>
        <w:rPr>
          <w:rFonts w:ascii="Arial" w:hAnsi="Arial" w:cs="Arial"/>
          <w:color w:val="000000"/>
        </w:rPr>
      </w:pPr>
      <w:r>
        <w:rPr>
          <w:rFonts w:ascii="Arial" w:hAnsi="Arial" w:cs="Arial"/>
          <w:color w:val="000000"/>
        </w:rPr>
        <w:t>CRC32</w:t>
      </w:r>
      <w:r>
        <w:rPr>
          <w:rFonts w:ascii="Arial" w:hAnsi="Arial" w:cs="Arial"/>
          <w:color w:val="000000"/>
        </w:rPr>
        <w:t>的多项式为</w:t>
      </w:r>
      <w:r>
        <w:rPr>
          <w:rFonts w:ascii="Arial" w:hAnsi="Arial" w:cs="Arial"/>
          <w:color w:val="000000"/>
        </w:rPr>
        <w:t>04C11DB7h</w:t>
      </w:r>
      <w:r>
        <w:rPr>
          <w:rFonts w:ascii="Arial" w:hAnsi="Arial" w:cs="Arial"/>
          <w:color w:val="000000"/>
        </w:rPr>
        <w:t>，并使用如下的多项式生成：</w:t>
      </w:r>
    </w:p>
    <w:p w:rsidR="00957860" w:rsidRDefault="00AE5F07">
      <w:pPr>
        <w:pStyle w:val="GAC"/>
        <w:spacing w:after="0" w:line="300" w:lineRule="auto"/>
        <w:rPr>
          <w:rFonts w:ascii="Arial" w:hAnsi="Arial" w:cs="Arial"/>
          <w:vertAlign w:val="superscript"/>
        </w:rPr>
      </w:pPr>
      <w:r>
        <w:rPr>
          <w:rFonts w:ascii="Arial" w:hAnsi="Arial" w:cs="Arial"/>
        </w:rPr>
        <w:t>G</w:t>
      </w:r>
      <w:r>
        <w:rPr>
          <w:rFonts w:ascii="Arial" w:hAnsi="Arial" w:cs="Arial"/>
        </w:rPr>
        <w:t>（</w:t>
      </w:r>
      <w:r>
        <w:rPr>
          <w:rFonts w:ascii="Arial" w:hAnsi="Arial" w:cs="Arial"/>
        </w:rPr>
        <w:t>x</w:t>
      </w:r>
      <w:r>
        <w:rPr>
          <w:rFonts w:ascii="Arial" w:hAnsi="Arial" w:cs="Arial"/>
        </w:rPr>
        <w:t>）</w:t>
      </w:r>
      <w:r>
        <w:rPr>
          <w:rFonts w:ascii="Arial" w:hAnsi="Arial" w:cs="Arial"/>
        </w:rPr>
        <w:t>=x</w:t>
      </w:r>
      <w:r>
        <w:rPr>
          <w:rFonts w:ascii="Arial" w:hAnsi="Arial" w:cs="Arial"/>
          <w:vertAlign w:val="superscript"/>
        </w:rPr>
        <w:t>32</w:t>
      </w:r>
      <w:r>
        <w:rPr>
          <w:rFonts w:ascii="Arial" w:hAnsi="Arial" w:cs="Arial"/>
        </w:rPr>
        <w:t xml:space="preserve"> + x</w:t>
      </w:r>
      <w:r>
        <w:rPr>
          <w:rFonts w:ascii="Arial" w:hAnsi="Arial" w:cs="Arial"/>
          <w:vertAlign w:val="superscript"/>
        </w:rPr>
        <w:t>26</w:t>
      </w:r>
      <w:r>
        <w:rPr>
          <w:rFonts w:ascii="Arial" w:hAnsi="Arial" w:cs="Arial"/>
        </w:rPr>
        <w:t xml:space="preserve"> + x</w:t>
      </w:r>
      <w:r>
        <w:rPr>
          <w:rFonts w:ascii="Arial" w:hAnsi="Arial" w:cs="Arial"/>
          <w:vertAlign w:val="superscript"/>
        </w:rPr>
        <w:t>23</w:t>
      </w:r>
      <w:r>
        <w:rPr>
          <w:rFonts w:ascii="Arial" w:hAnsi="Arial" w:cs="Arial"/>
        </w:rPr>
        <w:t xml:space="preserve"> + x</w:t>
      </w:r>
      <w:r>
        <w:rPr>
          <w:rFonts w:ascii="Arial" w:hAnsi="Arial" w:cs="Arial"/>
          <w:vertAlign w:val="superscript"/>
        </w:rPr>
        <w:t>22</w:t>
      </w:r>
      <w:r>
        <w:rPr>
          <w:rFonts w:ascii="Arial" w:hAnsi="Arial" w:cs="Arial"/>
        </w:rPr>
        <w:t xml:space="preserve"> + x</w:t>
      </w:r>
      <w:r>
        <w:rPr>
          <w:rFonts w:ascii="Arial" w:hAnsi="Arial" w:cs="Arial"/>
          <w:vertAlign w:val="superscript"/>
        </w:rPr>
        <w:t>16</w:t>
      </w:r>
      <w:r>
        <w:rPr>
          <w:rFonts w:ascii="Arial" w:hAnsi="Arial" w:cs="Arial"/>
        </w:rPr>
        <w:t xml:space="preserve"> + x</w:t>
      </w:r>
      <w:r>
        <w:rPr>
          <w:rFonts w:ascii="Arial" w:hAnsi="Arial" w:cs="Arial"/>
          <w:vertAlign w:val="superscript"/>
        </w:rPr>
        <w:t>12</w:t>
      </w:r>
      <w:r>
        <w:rPr>
          <w:rFonts w:ascii="Arial" w:hAnsi="Arial" w:cs="Arial"/>
        </w:rPr>
        <w:t xml:space="preserve"> + x</w:t>
      </w:r>
      <w:r>
        <w:rPr>
          <w:rFonts w:ascii="Arial" w:hAnsi="Arial" w:cs="Arial"/>
          <w:vertAlign w:val="superscript"/>
        </w:rPr>
        <w:t>11</w:t>
      </w:r>
      <w:r>
        <w:rPr>
          <w:rFonts w:ascii="Arial" w:hAnsi="Arial" w:cs="Arial"/>
        </w:rPr>
        <w:t xml:space="preserve"> + x</w:t>
      </w:r>
      <w:r>
        <w:rPr>
          <w:rFonts w:ascii="Arial" w:hAnsi="Arial" w:cs="Arial"/>
          <w:vertAlign w:val="superscript"/>
        </w:rPr>
        <w:t>10</w:t>
      </w:r>
      <w:r>
        <w:rPr>
          <w:rFonts w:ascii="Arial" w:hAnsi="Arial" w:cs="Arial"/>
        </w:rPr>
        <w:t xml:space="preserve"> + x</w:t>
      </w:r>
      <w:r>
        <w:rPr>
          <w:rFonts w:ascii="Arial" w:hAnsi="Arial" w:cs="Arial"/>
          <w:vertAlign w:val="superscript"/>
        </w:rPr>
        <w:t>8</w:t>
      </w:r>
      <w:r>
        <w:rPr>
          <w:rFonts w:ascii="Arial" w:hAnsi="Arial" w:cs="Arial"/>
        </w:rPr>
        <w:t xml:space="preserve"> + x</w:t>
      </w:r>
      <w:r>
        <w:rPr>
          <w:rFonts w:ascii="Arial" w:hAnsi="Arial" w:cs="Arial"/>
          <w:vertAlign w:val="superscript"/>
        </w:rPr>
        <w:t>7</w:t>
      </w:r>
      <w:r>
        <w:rPr>
          <w:rFonts w:ascii="Arial" w:hAnsi="Arial" w:cs="Arial"/>
        </w:rPr>
        <w:t xml:space="preserve"> + x</w:t>
      </w:r>
      <w:r>
        <w:rPr>
          <w:rFonts w:ascii="Arial" w:hAnsi="Arial" w:cs="Arial"/>
          <w:vertAlign w:val="superscript"/>
        </w:rPr>
        <w:t>5</w:t>
      </w:r>
      <w:r>
        <w:rPr>
          <w:rFonts w:ascii="Arial" w:hAnsi="Arial" w:cs="Arial"/>
        </w:rPr>
        <w:t xml:space="preserve"> + x</w:t>
      </w:r>
      <w:r>
        <w:rPr>
          <w:rFonts w:ascii="Arial" w:hAnsi="Arial" w:cs="Arial"/>
          <w:vertAlign w:val="superscript"/>
        </w:rPr>
        <w:t>4</w:t>
      </w:r>
      <w:r>
        <w:rPr>
          <w:rFonts w:ascii="Arial" w:hAnsi="Arial" w:cs="Arial"/>
        </w:rPr>
        <w:t xml:space="preserve"> + x</w:t>
      </w:r>
      <w:r>
        <w:rPr>
          <w:rFonts w:ascii="Arial" w:hAnsi="Arial" w:cs="Arial"/>
          <w:vertAlign w:val="superscript"/>
        </w:rPr>
        <w:t>2</w:t>
      </w:r>
      <w:r>
        <w:rPr>
          <w:rFonts w:ascii="Arial" w:hAnsi="Arial" w:cs="Arial"/>
        </w:rPr>
        <w:t xml:space="preserve"> + x + 1</w:t>
      </w:r>
    </w:p>
    <w:p w:rsidR="00957860" w:rsidRDefault="00AE5F07">
      <w:pPr>
        <w:pStyle w:val="HR2"/>
        <w:ind w:firstLine="480"/>
        <w:rPr>
          <w:rFonts w:ascii="Arial" w:hAnsi="Arial" w:cs="Arial"/>
          <w:color w:val="000000"/>
        </w:rPr>
      </w:pPr>
      <w:r>
        <w:rPr>
          <w:rFonts w:ascii="Arial" w:hAnsi="Arial" w:cs="Arial"/>
          <w:color w:val="000000"/>
        </w:rPr>
        <w:t>IEEE 802.3</w:t>
      </w:r>
      <w:r>
        <w:rPr>
          <w:rFonts w:ascii="Arial" w:hAnsi="Arial" w:cs="Arial"/>
          <w:color w:val="000000"/>
        </w:rPr>
        <w:t>规定</w:t>
      </w:r>
      <w:r>
        <w:rPr>
          <w:rFonts w:ascii="Arial" w:hAnsi="Arial" w:cs="Arial"/>
          <w:color w:val="000000"/>
        </w:rPr>
        <w:t>CRC-32</w:t>
      </w:r>
      <w:r>
        <w:rPr>
          <w:rFonts w:ascii="Arial" w:hAnsi="Arial" w:cs="Arial"/>
          <w:color w:val="000000"/>
        </w:rPr>
        <w:t>使用的初始值为</w:t>
      </w:r>
      <w:r>
        <w:rPr>
          <w:rFonts w:ascii="Arial" w:hAnsi="Arial" w:cs="Arial"/>
          <w:color w:val="000000"/>
        </w:rPr>
        <w:t>FFFFFFFFh</w:t>
      </w:r>
      <w:r>
        <w:rPr>
          <w:rFonts w:ascii="Arial" w:hAnsi="Arial" w:cs="Arial"/>
          <w:color w:val="000000"/>
        </w:rPr>
        <w:t>，校验结果需和</w:t>
      </w:r>
      <w:r>
        <w:rPr>
          <w:rFonts w:ascii="Arial" w:hAnsi="Arial" w:cs="Arial"/>
          <w:color w:val="000000"/>
        </w:rPr>
        <w:t>FFFFFFFFh</w:t>
      </w:r>
      <w:r>
        <w:rPr>
          <w:rFonts w:ascii="Arial" w:hAnsi="Arial" w:cs="Arial"/>
          <w:color w:val="000000"/>
        </w:rPr>
        <w:t>按位进行异或计算。</w:t>
      </w:r>
    </w:p>
    <w:p w:rsidR="00957860" w:rsidRDefault="00AE5F07">
      <w:pPr>
        <w:pStyle w:val="HR40"/>
        <w:numPr>
          <w:ilvl w:val="3"/>
          <w:numId w:val="28"/>
        </w:numPr>
        <w:tabs>
          <w:tab w:val="clear" w:pos="284"/>
        </w:tabs>
        <w:rPr>
          <w:rFonts w:cs="Arial"/>
        </w:rPr>
      </w:pPr>
      <w:r>
        <w:rPr>
          <w:rFonts w:cs="Arial"/>
        </w:rPr>
        <w:t>依赖性检查</w:t>
      </w:r>
    </w:p>
    <w:p w:rsidR="00957860" w:rsidRDefault="00AE5F07">
      <w:pPr>
        <w:pStyle w:val="HR2"/>
        <w:ind w:firstLine="480"/>
        <w:rPr>
          <w:rFonts w:ascii="Arial" w:hAnsi="Arial" w:cs="Arial"/>
          <w:color w:val="000000"/>
        </w:rPr>
      </w:pPr>
      <w:r>
        <w:rPr>
          <w:rFonts w:ascii="Arial" w:hAnsi="Arial" w:cs="Arial"/>
          <w:color w:val="000000"/>
        </w:rPr>
        <w:t>不兼容的软件不能配合使用，如果配合使用可能会使功能异常或产生致命性错误。因此，</w:t>
      </w:r>
      <w:r>
        <w:rPr>
          <w:rFonts w:ascii="Arial" w:hAnsi="Arial" w:cs="Arial"/>
          <w:color w:val="000000"/>
        </w:rPr>
        <w:t>ECU</w:t>
      </w:r>
      <w:r>
        <w:rPr>
          <w:rFonts w:ascii="Arial" w:hAnsi="Arial" w:cs="Arial"/>
          <w:color w:val="000000"/>
        </w:rPr>
        <w:t>应该通过验证软件兼容性来检查重编程依赖性，包括应用软件与</w:t>
      </w:r>
      <w:r>
        <w:rPr>
          <w:rFonts w:ascii="Arial" w:hAnsi="Arial" w:cs="Arial"/>
          <w:color w:val="000000"/>
        </w:rPr>
        <w:t>Bootloader</w:t>
      </w:r>
      <w:r>
        <w:rPr>
          <w:rFonts w:ascii="Arial" w:hAnsi="Arial" w:cs="Arial"/>
          <w:color w:val="000000"/>
        </w:rPr>
        <w:t>软件、应用数据与应用软件等。依赖性检查机制由</w:t>
      </w:r>
      <w:r>
        <w:rPr>
          <w:rFonts w:ascii="Arial" w:hAnsi="Arial" w:cs="Arial"/>
          <w:color w:val="000000"/>
        </w:rPr>
        <w:t>ECU</w:t>
      </w:r>
      <w:r>
        <w:rPr>
          <w:rFonts w:ascii="Arial" w:hAnsi="Arial" w:cs="Arial"/>
          <w:color w:val="000000"/>
        </w:rPr>
        <w:t>供应商制定，并经得</w:t>
      </w:r>
      <w:r>
        <w:rPr>
          <w:rFonts w:ascii="Arial" w:hAnsi="Arial" w:cs="Arial" w:hint="eastAsia"/>
          <w:color w:val="000000"/>
        </w:rPr>
        <w:t>黄海汽车</w:t>
      </w:r>
      <w:r>
        <w:rPr>
          <w:rFonts w:ascii="Arial" w:hAnsi="Arial" w:cs="Arial"/>
          <w:color w:val="000000"/>
        </w:rPr>
        <w:t>诊断工程师批准。</w:t>
      </w:r>
    </w:p>
    <w:p w:rsidR="00957860" w:rsidRDefault="00AE5F07">
      <w:pPr>
        <w:pStyle w:val="HR2"/>
        <w:ind w:firstLine="480"/>
        <w:rPr>
          <w:rFonts w:ascii="Arial" w:hAnsi="Arial" w:cs="Arial"/>
          <w:color w:val="000000"/>
        </w:rPr>
      </w:pPr>
      <w:r>
        <w:rPr>
          <w:rFonts w:ascii="Arial" w:hAnsi="Arial" w:cs="Arial"/>
          <w:color w:val="000000"/>
        </w:rPr>
        <w:t>当</w:t>
      </w:r>
      <w:r>
        <w:rPr>
          <w:rFonts w:ascii="Arial" w:hAnsi="Arial" w:cs="Arial"/>
          <w:color w:val="000000"/>
        </w:rPr>
        <w:t>ECU</w:t>
      </w:r>
      <w:r>
        <w:rPr>
          <w:rFonts w:ascii="Arial" w:hAnsi="Arial" w:cs="Arial"/>
          <w:color w:val="000000"/>
        </w:rPr>
        <w:t>收到例程控制</w:t>
      </w:r>
      <w:r>
        <w:rPr>
          <w:rFonts w:ascii="Arial" w:hAnsi="Arial" w:cs="Arial"/>
          <w:color w:val="000000"/>
        </w:rPr>
        <w:t>—</w:t>
      </w:r>
      <w:r>
        <w:rPr>
          <w:rFonts w:ascii="Arial" w:hAnsi="Arial" w:cs="Arial" w:hint="eastAsia"/>
          <w:color w:val="000000"/>
        </w:rPr>
        <w:t>“</w:t>
      </w:r>
      <w:r>
        <w:rPr>
          <w:rFonts w:ascii="Arial" w:hAnsi="Arial" w:cs="Arial"/>
          <w:color w:val="000000"/>
        </w:rPr>
        <w:t>检查编程依赖性</w:t>
      </w:r>
      <w:r>
        <w:rPr>
          <w:rFonts w:ascii="Arial" w:hAnsi="Arial" w:cs="Arial" w:hint="eastAsia"/>
          <w:color w:val="000000"/>
        </w:rPr>
        <w:t>”</w:t>
      </w:r>
      <w:r>
        <w:rPr>
          <w:rFonts w:ascii="Arial" w:hAnsi="Arial" w:cs="Arial"/>
          <w:color w:val="000000"/>
        </w:rPr>
        <w:t>诊断服务的请求时，</w:t>
      </w:r>
      <w:r>
        <w:rPr>
          <w:rFonts w:ascii="Arial" w:hAnsi="Arial" w:cs="Arial"/>
          <w:color w:val="000000"/>
        </w:rPr>
        <w:t>ECU</w:t>
      </w:r>
      <w:r>
        <w:rPr>
          <w:rFonts w:ascii="Arial" w:hAnsi="Arial" w:cs="Arial"/>
          <w:color w:val="000000"/>
        </w:rPr>
        <w:t>将执行依赖性检查。详细的定义请参考第</w:t>
      </w:r>
      <w:r>
        <w:rPr>
          <w:rFonts w:ascii="Arial" w:hAnsi="Arial" w:cs="Arial"/>
          <w:color w:val="000000"/>
        </w:rPr>
        <w:t>3</w:t>
      </w:r>
      <w:r>
        <w:rPr>
          <w:rFonts w:ascii="Arial" w:hAnsi="Arial" w:cs="Arial"/>
          <w:color w:val="000000"/>
        </w:rPr>
        <w:t>章。</w:t>
      </w:r>
    </w:p>
    <w:p w:rsidR="00957860" w:rsidRDefault="00AE5F07">
      <w:pPr>
        <w:pStyle w:val="HR40"/>
        <w:numPr>
          <w:ilvl w:val="3"/>
          <w:numId w:val="28"/>
        </w:numPr>
        <w:tabs>
          <w:tab w:val="clear" w:pos="284"/>
        </w:tabs>
        <w:rPr>
          <w:rFonts w:cs="Arial"/>
        </w:rPr>
      </w:pPr>
      <w:r>
        <w:rPr>
          <w:rFonts w:cs="Arial"/>
        </w:rPr>
        <w:lastRenderedPageBreak/>
        <w:t>软件有效性验证</w:t>
      </w:r>
    </w:p>
    <w:p w:rsidR="00957860" w:rsidRDefault="00AE5F07">
      <w:pPr>
        <w:pStyle w:val="HR2"/>
        <w:ind w:firstLine="480"/>
        <w:rPr>
          <w:rFonts w:ascii="Arial" w:hAnsi="Arial" w:cs="Arial"/>
          <w:color w:val="000000"/>
        </w:rPr>
      </w:pPr>
      <w:r>
        <w:rPr>
          <w:rFonts w:ascii="Arial" w:hAnsi="Arial" w:cs="Arial"/>
          <w:color w:val="000000"/>
        </w:rPr>
        <w:t>ECU</w:t>
      </w:r>
      <w:r>
        <w:rPr>
          <w:rFonts w:ascii="Arial" w:hAnsi="Arial" w:cs="Arial"/>
          <w:color w:val="000000"/>
        </w:rPr>
        <w:t>内部定义一个标志位，用于标识应用软件是否有效。如果重编程完整性检查和重编程依赖性检查都正确，</w:t>
      </w:r>
      <w:r>
        <w:rPr>
          <w:rFonts w:ascii="Arial" w:hAnsi="Arial" w:cs="Arial"/>
          <w:color w:val="000000"/>
        </w:rPr>
        <w:t>ECU</w:t>
      </w:r>
      <w:r>
        <w:rPr>
          <w:rFonts w:ascii="Arial" w:hAnsi="Arial" w:cs="Arial" w:hint="eastAsia"/>
          <w:color w:val="000000"/>
        </w:rPr>
        <w:t>将</w:t>
      </w:r>
      <w:r>
        <w:rPr>
          <w:rFonts w:ascii="Arial" w:hAnsi="Arial" w:cs="Arial"/>
          <w:color w:val="000000"/>
        </w:rPr>
        <w:t>设置应用软件的标志位为有效。只有标志位为有效时，应用软件才可以运行（详见第</w:t>
      </w:r>
      <w:r>
        <w:rPr>
          <w:rFonts w:ascii="Arial" w:hAnsi="Arial" w:cs="Arial"/>
          <w:color w:val="000000"/>
        </w:rPr>
        <w:t>2.2.8</w:t>
      </w:r>
      <w:r>
        <w:rPr>
          <w:rFonts w:ascii="Arial" w:hAnsi="Arial" w:cs="Arial"/>
          <w:color w:val="000000"/>
        </w:rPr>
        <w:t>节）。</w:t>
      </w:r>
    </w:p>
    <w:p w:rsidR="00957860" w:rsidRDefault="00AE5F07">
      <w:pPr>
        <w:pStyle w:val="HR40"/>
        <w:numPr>
          <w:ilvl w:val="3"/>
          <w:numId w:val="28"/>
        </w:numPr>
        <w:tabs>
          <w:tab w:val="clear" w:pos="284"/>
        </w:tabs>
        <w:rPr>
          <w:rFonts w:cs="Arial"/>
        </w:rPr>
      </w:pPr>
      <w:r>
        <w:rPr>
          <w:rFonts w:cs="Arial"/>
        </w:rPr>
        <w:t>内存驱动下载</w:t>
      </w:r>
    </w:p>
    <w:p w:rsidR="00957860" w:rsidRDefault="00AE5F07">
      <w:pPr>
        <w:pStyle w:val="HR2"/>
        <w:ind w:firstLine="480"/>
        <w:rPr>
          <w:rFonts w:ascii="Arial" w:hAnsi="Arial" w:cs="Arial"/>
          <w:color w:val="000000"/>
        </w:rPr>
      </w:pPr>
      <w:r>
        <w:rPr>
          <w:rFonts w:ascii="Arial" w:hAnsi="Arial" w:cs="Arial"/>
          <w:color w:val="000000"/>
        </w:rPr>
        <w:t>内存驱动是一种执行初始化、擦除或写入内存功能的硬件从属软件。</w:t>
      </w:r>
    </w:p>
    <w:p w:rsidR="00957860" w:rsidRDefault="00AE5F07">
      <w:pPr>
        <w:pStyle w:val="HR2"/>
        <w:ind w:firstLine="480"/>
        <w:rPr>
          <w:rFonts w:ascii="Arial" w:hAnsi="Arial" w:cs="Arial"/>
          <w:color w:val="000000"/>
        </w:rPr>
      </w:pPr>
      <w:r>
        <w:rPr>
          <w:rFonts w:ascii="Arial" w:hAnsi="Arial" w:cs="Arial"/>
          <w:color w:val="000000"/>
        </w:rPr>
        <w:t>ECU</w:t>
      </w:r>
      <w:r>
        <w:rPr>
          <w:rFonts w:ascii="Arial" w:hAnsi="Arial" w:cs="Arial"/>
          <w:color w:val="000000"/>
        </w:rPr>
        <w:t>内存的内容必须是受保护的，防止意外的擦除或重写操作。因此，</w:t>
      </w:r>
      <w:r>
        <w:rPr>
          <w:rFonts w:ascii="Arial" w:hAnsi="Arial" w:cs="Arial"/>
          <w:color w:val="000000"/>
        </w:rPr>
        <w:t>ECU</w:t>
      </w:r>
      <w:r>
        <w:rPr>
          <w:rFonts w:ascii="Arial" w:hAnsi="Arial" w:cs="Arial"/>
          <w:color w:val="000000"/>
        </w:rPr>
        <w:t>需要采用软件互锁机制，</w:t>
      </w:r>
      <w:r>
        <w:rPr>
          <w:rFonts w:ascii="Arial" w:hAnsi="Arial" w:cs="Arial" w:hint="eastAsia"/>
          <w:color w:val="000000"/>
        </w:rPr>
        <w:t>即</w:t>
      </w:r>
      <w:r>
        <w:rPr>
          <w:rFonts w:ascii="Arial" w:hAnsi="Arial" w:cs="Arial"/>
          <w:color w:val="000000"/>
        </w:rPr>
        <w:t>用于编程的内存驱动并不是存储在</w:t>
      </w:r>
      <w:r>
        <w:rPr>
          <w:rFonts w:ascii="Arial" w:hAnsi="Arial" w:cs="Arial"/>
          <w:color w:val="000000"/>
        </w:rPr>
        <w:t>ECU</w:t>
      </w:r>
      <w:r>
        <w:rPr>
          <w:rFonts w:ascii="Arial" w:hAnsi="Arial" w:cs="Arial"/>
          <w:color w:val="000000"/>
        </w:rPr>
        <w:t>的永久性存储器中，而是在下载过程中下载到</w:t>
      </w:r>
      <w:r>
        <w:rPr>
          <w:rFonts w:ascii="Arial" w:hAnsi="Arial" w:cs="Arial"/>
          <w:color w:val="000000"/>
        </w:rPr>
        <w:t>ECU</w:t>
      </w:r>
      <w:r>
        <w:rPr>
          <w:rFonts w:ascii="Arial" w:hAnsi="Arial" w:cs="Arial"/>
          <w:color w:val="000000"/>
        </w:rPr>
        <w:t>的</w:t>
      </w:r>
      <w:r>
        <w:rPr>
          <w:rFonts w:ascii="Arial" w:hAnsi="Arial" w:cs="Arial"/>
          <w:color w:val="000000"/>
        </w:rPr>
        <w:t>RAM</w:t>
      </w:r>
      <w:r>
        <w:rPr>
          <w:rFonts w:ascii="Arial" w:hAnsi="Arial" w:cs="Arial"/>
          <w:color w:val="000000"/>
        </w:rPr>
        <w:t>中。下载完成后，驱动代码将从</w:t>
      </w:r>
      <w:r>
        <w:rPr>
          <w:rFonts w:ascii="Arial" w:hAnsi="Arial" w:cs="Arial"/>
          <w:color w:val="000000"/>
        </w:rPr>
        <w:t>ECU RAM</w:t>
      </w:r>
      <w:r>
        <w:rPr>
          <w:rFonts w:ascii="Arial" w:hAnsi="Arial" w:cs="Arial"/>
          <w:color w:val="000000"/>
        </w:rPr>
        <w:t>缓冲区彻底移除。</w:t>
      </w:r>
    </w:p>
    <w:p w:rsidR="00957860" w:rsidRDefault="00AE5F07">
      <w:pPr>
        <w:pStyle w:val="HR2"/>
        <w:ind w:firstLine="480"/>
        <w:rPr>
          <w:rFonts w:ascii="Arial" w:hAnsi="Arial" w:cs="Arial"/>
          <w:color w:val="000000"/>
        </w:rPr>
      </w:pPr>
      <w:r>
        <w:rPr>
          <w:rFonts w:ascii="Arial" w:hAnsi="Arial" w:cs="Arial"/>
          <w:color w:val="000000"/>
        </w:rPr>
        <w:t>具体的内存驱动下载过程，详见第</w:t>
      </w:r>
      <w:r>
        <w:rPr>
          <w:rFonts w:ascii="Arial" w:hAnsi="Arial" w:cs="Arial"/>
          <w:color w:val="000000"/>
        </w:rPr>
        <w:t>3</w:t>
      </w:r>
      <w:r>
        <w:rPr>
          <w:rFonts w:ascii="Arial" w:hAnsi="Arial" w:cs="Arial"/>
          <w:color w:val="000000"/>
        </w:rPr>
        <w:t>章。</w:t>
      </w:r>
    </w:p>
    <w:p w:rsidR="00957860" w:rsidRDefault="00AE5F07">
      <w:pPr>
        <w:pStyle w:val="HR40"/>
        <w:numPr>
          <w:ilvl w:val="3"/>
          <w:numId w:val="28"/>
        </w:numPr>
        <w:tabs>
          <w:tab w:val="clear" w:pos="284"/>
        </w:tabs>
        <w:rPr>
          <w:rFonts w:cs="Arial"/>
        </w:rPr>
      </w:pPr>
      <w:r>
        <w:rPr>
          <w:rFonts w:cs="Arial"/>
        </w:rPr>
        <w:t>故障容错</w:t>
      </w:r>
    </w:p>
    <w:p w:rsidR="00957860" w:rsidRDefault="00AE5F07">
      <w:pPr>
        <w:pStyle w:val="HR2"/>
        <w:ind w:firstLine="480"/>
        <w:rPr>
          <w:rFonts w:ascii="Arial" w:hAnsi="Arial" w:cs="Arial"/>
          <w:color w:val="000000"/>
        </w:rPr>
      </w:pPr>
      <w:r>
        <w:rPr>
          <w:rFonts w:ascii="Arial" w:hAnsi="Arial" w:cs="Arial"/>
          <w:color w:val="000000"/>
        </w:rPr>
        <w:t>Bootloader</w:t>
      </w:r>
      <w:r>
        <w:rPr>
          <w:rFonts w:ascii="Arial" w:hAnsi="Arial" w:cs="Arial"/>
          <w:color w:val="000000"/>
        </w:rPr>
        <w:t>软件将被存储在一个受保护的永久性存储器中，这样可以避免被意外擦除，即使没有应用软件或应用数据，</w:t>
      </w:r>
      <w:r>
        <w:rPr>
          <w:rFonts w:ascii="Arial" w:hAnsi="Arial" w:cs="Arial"/>
          <w:color w:val="000000"/>
        </w:rPr>
        <w:t>ECU</w:t>
      </w:r>
      <w:r>
        <w:rPr>
          <w:rFonts w:ascii="Arial" w:hAnsi="Arial" w:cs="Arial"/>
          <w:color w:val="000000"/>
        </w:rPr>
        <w:t>依然可以支持重编程。</w:t>
      </w:r>
    </w:p>
    <w:p w:rsidR="00957860" w:rsidRDefault="00AE5F07">
      <w:pPr>
        <w:pStyle w:val="HR2"/>
        <w:ind w:firstLine="480"/>
        <w:rPr>
          <w:rFonts w:ascii="Arial" w:hAnsi="Arial" w:cs="Arial"/>
          <w:color w:val="000000"/>
        </w:rPr>
      </w:pPr>
      <w:r>
        <w:rPr>
          <w:rFonts w:ascii="Arial" w:hAnsi="Arial" w:cs="Arial"/>
          <w:color w:val="000000"/>
        </w:rPr>
        <w:t>ECU</w:t>
      </w:r>
      <w:r>
        <w:rPr>
          <w:rFonts w:ascii="Arial" w:hAnsi="Arial" w:cs="Arial"/>
          <w:color w:val="000000"/>
        </w:rPr>
        <w:t>在重编程过程中，发生以下情况时，应该可以重编程：</w:t>
      </w:r>
    </w:p>
    <w:p w:rsidR="00957860" w:rsidRDefault="00AE5F07">
      <w:pPr>
        <w:pStyle w:val="HR2"/>
        <w:numPr>
          <w:ilvl w:val="0"/>
          <w:numId w:val="29"/>
        </w:numPr>
        <w:ind w:firstLineChars="0"/>
        <w:rPr>
          <w:rFonts w:ascii="Arial" w:hAnsi="Arial" w:cs="Arial"/>
          <w:color w:val="000000"/>
        </w:rPr>
      </w:pPr>
      <w:r>
        <w:rPr>
          <w:rFonts w:ascii="Arial" w:hAnsi="Arial" w:cs="Arial"/>
          <w:color w:val="000000"/>
        </w:rPr>
        <w:t>从低</w:t>
      </w:r>
      <w:r>
        <w:rPr>
          <w:rFonts w:ascii="Arial" w:hAnsi="Arial" w:cs="Arial"/>
          <w:color w:val="000000"/>
        </w:rPr>
        <w:t>/</w:t>
      </w:r>
      <w:r>
        <w:rPr>
          <w:rFonts w:ascii="Arial" w:hAnsi="Arial" w:cs="Arial"/>
          <w:color w:val="000000"/>
        </w:rPr>
        <w:t>高电压状态恢复；</w:t>
      </w:r>
    </w:p>
    <w:p w:rsidR="00957860" w:rsidRDefault="00AE5F07">
      <w:pPr>
        <w:pStyle w:val="HR2"/>
        <w:numPr>
          <w:ilvl w:val="0"/>
          <w:numId w:val="29"/>
        </w:numPr>
        <w:ind w:firstLineChars="0"/>
        <w:rPr>
          <w:rFonts w:ascii="Arial" w:hAnsi="Arial" w:cs="Arial"/>
          <w:color w:val="000000"/>
        </w:rPr>
      </w:pPr>
      <w:r>
        <w:rPr>
          <w:rFonts w:ascii="Arial" w:hAnsi="Arial" w:cs="Arial"/>
          <w:color w:val="000000"/>
        </w:rPr>
        <w:t>CAN</w:t>
      </w:r>
      <w:r>
        <w:rPr>
          <w:rFonts w:ascii="Arial" w:hAnsi="Arial" w:cs="Arial"/>
          <w:color w:val="000000"/>
        </w:rPr>
        <w:t>通信错误和超时恢复后；</w:t>
      </w:r>
    </w:p>
    <w:p w:rsidR="00957860" w:rsidRDefault="00AE5F07">
      <w:pPr>
        <w:pStyle w:val="HR2"/>
        <w:numPr>
          <w:ilvl w:val="0"/>
          <w:numId w:val="29"/>
        </w:numPr>
        <w:ind w:firstLineChars="0"/>
        <w:rPr>
          <w:rFonts w:ascii="Arial" w:hAnsi="Arial" w:cs="Arial"/>
          <w:color w:val="000000"/>
        </w:rPr>
      </w:pPr>
      <w:r>
        <w:rPr>
          <w:rFonts w:ascii="Arial" w:hAnsi="Arial" w:cs="Arial"/>
          <w:color w:val="000000"/>
        </w:rPr>
        <w:t>重启；</w:t>
      </w:r>
    </w:p>
    <w:p w:rsidR="00957860" w:rsidRDefault="00AE5F07">
      <w:pPr>
        <w:pStyle w:val="HR2"/>
        <w:numPr>
          <w:ilvl w:val="0"/>
          <w:numId w:val="29"/>
        </w:numPr>
        <w:ind w:firstLineChars="0"/>
        <w:rPr>
          <w:rFonts w:ascii="Arial" w:hAnsi="Arial" w:cs="Arial"/>
          <w:color w:val="000000"/>
        </w:rPr>
      </w:pPr>
      <w:r>
        <w:rPr>
          <w:rFonts w:ascii="Arial" w:hAnsi="Arial" w:cs="Arial"/>
          <w:color w:val="000000"/>
        </w:rPr>
        <w:t>擦除了部分</w:t>
      </w:r>
      <w:r>
        <w:rPr>
          <w:rFonts w:ascii="Arial" w:hAnsi="Arial" w:cs="Arial"/>
          <w:color w:val="000000"/>
        </w:rPr>
        <w:t>Flash</w:t>
      </w:r>
      <w:r>
        <w:rPr>
          <w:rFonts w:ascii="Arial" w:hAnsi="Arial" w:cs="Arial"/>
          <w:color w:val="000000"/>
        </w:rPr>
        <w:t>内存。</w:t>
      </w:r>
    </w:p>
    <w:p w:rsidR="00957860" w:rsidRDefault="00957860">
      <w:pPr>
        <w:pStyle w:val="HR2"/>
        <w:ind w:left="900" w:firstLineChars="0" w:firstLine="0"/>
        <w:rPr>
          <w:rFonts w:ascii="Arial" w:hAnsi="Arial" w:cs="Arial"/>
          <w:color w:val="000000"/>
        </w:rPr>
      </w:pPr>
    </w:p>
    <w:p w:rsidR="00957860" w:rsidRDefault="00AE5F07">
      <w:pPr>
        <w:pStyle w:val="HR3"/>
        <w:numPr>
          <w:ilvl w:val="2"/>
          <w:numId w:val="26"/>
        </w:numPr>
        <w:tabs>
          <w:tab w:val="clear" w:pos="284"/>
        </w:tabs>
        <w:rPr>
          <w:rFonts w:cs="Arial"/>
        </w:rPr>
      </w:pPr>
      <w:bookmarkStart w:id="45" w:name="_Toc339285127"/>
      <w:bookmarkStart w:id="46" w:name="_Toc329005919"/>
      <w:bookmarkStart w:id="47" w:name="_Toc329770069"/>
      <w:bookmarkStart w:id="48" w:name="_Toc494360576"/>
      <w:r>
        <w:rPr>
          <w:rFonts w:cs="Arial"/>
        </w:rPr>
        <w:t>源文件格式要求</w:t>
      </w:r>
      <w:bookmarkEnd w:id="45"/>
      <w:bookmarkEnd w:id="46"/>
      <w:bookmarkEnd w:id="47"/>
      <w:bookmarkEnd w:id="48"/>
    </w:p>
    <w:p w:rsidR="00957860" w:rsidRDefault="00AE5F07">
      <w:pPr>
        <w:pStyle w:val="HR2"/>
        <w:ind w:firstLine="480"/>
        <w:rPr>
          <w:rFonts w:ascii="Arial" w:hAnsi="Arial" w:cs="Arial"/>
          <w:color w:val="000000"/>
        </w:rPr>
      </w:pPr>
      <w:r>
        <w:rPr>
          <w:rFonts w:ascii="Arial" w:hAnsi="Arial" w:cs="Arial"/>
          <w:color w:val="000000"/>
        </w:rPr>
        <w:t>发布给</w:t>
      </w:r>
      <w:r>
        <w:rPr>
          <w:rFonts w:ascii="Arial" w:hAnsi="Arial" w:cs="Arial" w:hint="eastAsia"/>
          <w:color w:val="000000"/>
        </w:rPr>
        <w:t>黄海汽车</w:t>
      </w:r>
      <w:r>
        <w:rPr>
          <w:rFonts w:ascii="Arial" w:hAnsi="Arial" w:cs="Arial"/>
          <w:color w:val="000000"/>
        </w:rPr>
        <w:t>的源文件格式是</w:t>
      </w:r>
      <w:r>
        <w:rPr>
          <w:rFonts w:ascii="Arial" w:hAnsi="Arial" w:cs="Arial"/>
          <w:color w:val="000000"/>
        </w:rPr>
        <w:t>Intel</w:t>
      </w:r>
      <w:r>
        <w:rPr>
          <w:rFonts w:ascii="Arial" w:hAnsi="Arial" w:cs="Arial"/>
          <w:color w:val="000000"/>
        </w:rPr>
        <w:t>格式（</w:t>
      </w:r>
      <w:r>
        <w:rPr>
          <w:rFonts w:ascii="Arial" w:hAnsi="Arial" w:cs="Arial" w:hint="eastAsia"/>
          <w:color w:val="000000"/>
        </w:rPr>
        <w:t>*.</w:t>
      </w:r>
      <w:r>
        <w:rPr>
          <w:rFonts w:ascii="Arial" w:hAnsi="Arial" w:cs="Arial"/>
          <w:color w:val="000000"/>
        </w:rPr>
        <w:t>hex</w:t>
      </w:r>
      <w:r>
        <w:rPr>
          <w:rFonts w:ascii="Arial" w:hAnsi="Arial" w:cs="Arial"/>
          <w:color w:val="000000"/>
        </w:rPr>
        <w:t>）或者</w:t>
      </w:r>
      <w:r>
        <w:rPr>
          <w:rFonts w:ascii="Arial" w:hAnsi="Arial" w:cs="Arial"/>
          <w:color w:val="000000"/>
        </w:rPr>
        <w:t>Motorola</w:t>
      </w:r>
      <w:r>
        <w:rPr>
          <w:rFonts w:ascii="Arial" w:hAnsi="Arial" w:cs="Arial"/>
          <w:color w:val="000000"/>
        </w:rPr>
        <w:t>格式（</w:t>
      </w:r>
      <w:r>
        <w:rPr>
          <w:rFonts w:ascii="Arial" w:hAnsi="Arial" w:cs="Arial" w:hint="eastAsia"/>
          <w:color w:val="000000"/>
        </w:rPr>
        <w:t>*.</w:t>
      </w:r>
      <w:r>
        <w:rPr>
          <w:rFonts w:ascii="Arial" w:hAnsi="Arial" w:cs="Arial"/>
          <w:color w:val="000000"/>
        </w:rPr>
        <w:t>s19</w:t>
      </w:r>
      <w:r>
        <w:rPr>
          <w:rFonts w:ascii="Arial" w:hAnsi="Arial" w:cs="Arial"/>
          <w:color w:val="000000"/>
        </w:rPr>
        <w:t>）。</w:t>
      </w: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49" w:name="_Toc329005920"/>
      <w:bookmarkStart w:id="50" w:name="_Toc494360577"/>
      <w:bookmarkStart w:id="51" w:name="_Toc329770070"/>
      <w:bookmarkStart w:id="52" w:name="_Toc339285128"/>
      <w:r>
        <w:rPr>
          <w:rFonts w:cs="Arial"/>
        </w:rPr>
        <w:t>通信</w:t>
      </w:r>
      <w:bookmarkEnd w:id="49"/>
      <w:r>
        <w:rPr>
          <w:rFonts w:cs="Arial"/>
        </w:rPr>
        <w:t>需求</w:t>
      </w:r>
      <w:bookmarkEnd w:id="50"/>
      <w:bookmarkEnd w:id="51"/>
      <w:bookmarkEnd w:id="52"/>
    </w:p>
    <w:p w:rsidR="00957860" w:rsidRDefault="00AE5F07">
      <w:pPr>
        <w:pStyle w:val="HR40"/>
        <w:numPr>
          <w:ilvl w:val="3"/>
          <w:numId w:val="30"/>
        </w:numPr>
        <w:tabs>
          <w:tab w:val="clear" w:pos="284"/>
        </w:tabs>
        <w:rPr>
          <w:rFonts w:cs="Arial"/>
        </w:rPr>
      </w:pPr>
      <w:r>
        <w:rPr>
          <w:rFonts w:cs="Arial"/>
        </w:rPr>
        <w:t>数据链路层参数</w:t>
      </w:r>
    </w:p>
    <w:p w:rsidR="00957860" w:rsidRDefault="00AE5F07">
      <w:pPr>
        <w:pStyle w:val="HR2"/>
        <w:ind w:firstLine="480"/>
        <w:rPr>
          <w:rFonts w:ascii="Arial" w:hAnsi="Arial" w:cs="Arial"/>
          <w:color w:val="000000"/>
        </w:rPr>
      </w:pPr>
      <w:r>
        <w:rPr>
          <w:rFonts w:ascii="Arial" w:hAnsi="Arial" w:cs="Arial"/>
          <w:color w:val="000000"/>
        </w:rPr>
        <w:t>CAN ID</w:t>
      </w:r>
      <w:r>
        <w:rPr>
          <w:rFonts w:ascii="Arial" w:hAnsi="Arial" w:cs="Arial"/>
          <w:color w:val="000000"/>
        </w:rPr>
        <w:t>的分配应该遵从</w:t>
      </w:r>
      <w:r>
        <w:rPr>
          <w:rFonts w:ascii="Arial" w:hAnsi="Arial" w:cs="Arial" w:hint="eastAsia"/>
          <w:color w:val="000000"/>
        </w:rPr>
        <w:t>黄海汽车的</w:t>
      </w:r>
      <w:r>
        <w:rPr>
          <w:rFonts w:ascii="Arial" w:hAnsi="Arial" w:cs="Arial"/>
          <w:color w:val="000000"/>
        </w:rPr>
        <w:t>规定，而且应该与增强型诊断中用的</w:t>
      </w:r>
      <w:r>
        <w:rPr>
          <w:rFonts w:ascii="Arial" w:hAnsi="Arial" w:cs="Arial"/>
          <w:color w:val="000000"/>
        </w:rPr>
        <w:t>CAN ID</w:t>
      </w:r>
      <w:r>
        <w:rPr>
          <w:rFonts w:ascii="Arial" w:hAnsi="Arial" w:cs="Arial"/>
          <w:color w:val="000000"/>
        </w:rPr>
        <w:t>一致。</w:t>
      </w:r>
    </w:p>
    <w:p w:rsidR="00957860" w:rsidRDefault="00AE5F07">
      <w:pPr>
        <w:pStyle w:val="HR2"/>
        <w:ind w:firstLine="480"/>
        <w:rPr>
          <w:rFonts w:ascii="Arial" w:hAnsi="Arial" w:cs="Arial"/>
          <w:color w:val="000000"/>
        </w:rPr>
      </w:pPr>
      <w:r>
        <w:rPr>
          <w:rFonts w:ascii="Arial" w:hAnsi="Arial" w:cs="Arial"/>
          <w:color w:val="000000"/>
        </w:rPr>
        <w:t>其他的要求详见</w:t>
      </w:r>
      <w:r>
        <w:rPr>
          <w:rFonts w:ascii="Arial" w:hAnsi="Arial" w:cs="Arial"/>
          <w:color w:val="000000"/>
        </w:rPr>
        <w:t>Ref.1</w:t>
      </w:r>
      <w:r>
        <w:rPr>
          <w:rFonts w:ascii="Arial" w:hAnsi="Arial" w:cs="Arial"/>
          <w:color w:val="000000"/>
        </w:rPr>
        <w:t>。</w:t>
      </w:r>
    </w:p>
    <w:p w:rsidR="00957860" w:rsidRDefault="00AE5F07">
      <w:pPr>
        <w:pStyle w:val="HR40"/>
        <w:numPr>
          <w:ilvl w:val="3"/>
          <w:numId w:val="30"/>
        </w:numPr>
        <w:tabs>
          <w:tab w:val="clear" w:pos="284"/>
        </w:tabs>
        <w:rPr>
          <w:rFonts w:cs="Arial"/>
        </w:rPr>
      </w:pPr>
      <w:r>
        <w:rPr>
          <w:rFonts w:cs="Arial"/>
        </w:rPr>
        <w:t>网络层参数</w:t>
      </w:r>
    </w:p>
    <w:p w:rsidR="00957860" w:rsidRDefault="00AE5F07">
      <w:pPr>
        <w:pStyle w:val="HR2"/>
        <w:ind w:firstLine="480"/>
        <w:rPr>
          <w:rFonts w:ascii="Arial" w:hAnsi="Arial" w:cs="Arial"/>
          <w:color w:val="000000"/>
        </w:rPr>
      </w:pPr>
      <w:r>
        <w:rPr>
          <w:rFonts w:ascii="Arial" w:hAnsi="Arial" w:cs="Arial"/>
          <w:color w:val="000000"/>
        </w:rPr>
        <w:t>内存下载的网络层实现是基于</w:t>
      </w:r>
      <w:r>
        <w:rPr>
          <w:rFonts w:ascii="Arial" w:hAnsi="Arial" w:cs="Arial"/>
          <w:color w:val="000000"/>
        </w:rPr>
        <w:t>Ref.3</w:t>
      </w:r>
      <w:r>
        <w:rPr>
          <w:rFonts w:ascii="Arial" w:hAnsi="Arial" w:cs="Arial"/>
          <w:color w:val="000000"/>
        </w:rPr>
        <w:t>中的规定。</w:t>
      </w:r>
    </w:p>
    <w:p w:rsidR="00957860" w:rsidRDefault="00AE5F07">
      <w:pPr>
        <w:pStyle w:val="HR2"/>
        <w:ind w:firstLine="480"/>
        <w:rPr>
          <w:rFonts w:ascii="Arial" w:hAnsi="Arial" w:cs="Arial"/>
          <w:color w:val="000000"/>
        </w:rPr>
      </w:pPr>
      <w:r>
        <w:rPr>
          <w:rFonts w:ascii="Arial" w:hAnsi="Arial" w:cs="Arial"/>
          <w:color w:val="000000"/>
        </w:rPr>
        <w:t>定时参数（如</w:t>
      </w:r>
      <w:r>
        <w:rPr>
          <w:rFonts w:ascii="Arial" w:hAnsi="Arial" w:cs="Arial"/>
          <w:color w:val="000000"/>
        </w:rPr>
        <w:t>N_As</w:t>
      </w:r>
      <w:r>
        <w:rPr>
          <w:rFonts w:ascii="Arial" w:hAnsi="Arial" w:cs="Arial"/>
          <w:color w:val="000000"/>
        </w:rPr>
        <w:t>、</w:t>
      </w:r>
      <w:r>
        <w:rPr>
          <w:rFonts w:ascii="Arial" w:hAnsi="Arial" w:cs="Arial"/>
          <w:color w:val="000000"/>
        </w:rPr>
        <w:t>N_Bs</w:t>
      </w:r>
      <w:r>
        <w:rPr>
          <w:rFonts w:ascii="Arial" w:hAnsi="Arial" w:cs="Arial"/>
          <w:color w:val="000000"/>
        </w:rPr>
        <w:t>等）、</w:t>
      </w:r>
      <w:r>
        <w:rPr>
          <w:rFonts w:ascii="Arial" w:hAnsi="Arial" w:cs="Arial"/>
          <w:color w:val="000000"/>
        </w:rPr>
        <w:t>BS</w:t>
      </w:r>
      <w:r>
        <w:rPr>
          <w:rFonts w:ascii="Arial" w:hAnsi="Arial" w:cs="Arial"/>
          <w:color w:val="000000"/>
        </w:rPr>
        <w:t>和</w:t>
      </w:r>
      <w:r>
        <w:rPr>
          <w:rFonts w:ascii="Arial" w:hAnsi="Arial" w:cs="Arial"/>
          <w:color w:val="000000"/>
        </w:rPr>
        <w:t>STmin</w:t>
      </w:r>
      <w:r>
        <w:rPr>
          <w:rFonts w:ascii="Arial" w:hAnsi="Arial" w:cs="Arial"/>
          <w:color w:val="000000"/>
        </w:rPr>
        <w:t>将按照</w:t>
      </w:r>
      <w:r>
        <w:rPr>
          <w:rFonts w:ascii="Arial" w:hAnsi="Arial" w:cs="Arial"/>
          <w:color w:val="000000"/>
        </w:rPr>
        <w:t>Ref.1</w:t>
      </w:r>
      <w:r>
        <w:rPr>
          <w:rFonts w:ascii="Arial" w:hAnsi="Arial" w:cs="Arial"/>
          <w:color w:val="000000"/>
        </w:rPr>
        <w:t>中给定的值来设置。</w:t>
      </w:r>
    </w:p>
    <w:p w:rsidR="00957860" w:rsidRDefault="00AE5F07">
      <w:pPr>
        <w:pStyle w:val="HR40"/>
        <w:numPr>
          <w:ilvl w:val="3"/>
          <w:numId w:val="30"/>
        </w:numPr>
        <w:tabs>
          <w:tab w:val="clear" w:pos="284"/>
        </w:tabs>
        <w:rPr>
          <w:rFonts w:cs="Arial"/>
        </w:rPr>
      </w:pPr>
      <w:r>
        <w:rPr>
          <w:rFonts w:cs="Arial"/>
        </w:rPr>
        <w:t>诊断层参数</w:t>
      </w:r>
    </w:p>
    <w:p w:rsidR="00957860" w:rsidRDefault="00AE5F07">
      <w:pPr>
        <w:pStyle w:val="HR2"/>
        <w:ind w:firstLine="480"/>
        <w:rPr>
          <w:rFonts w:ascii="Arial" w:hAnsi="Arial" w:cs="Arial"/>
          <w:color w:val="000000"/>
        </w:rPr>
      </w:pPr>
      <w:r>
        <w:rPr>
          <w:rFonts w:ascii="Arial" w:hAnsi="Arial" w:cs="Arial"/>
          <w:color w:val="000000"/>
        </w:rPr>
        <w:t>内存下载的诊断层需遵循</w:t>
      </w:r>
      <w:r>
        <w:rPr>
          <w:rFonts w:ascii="Arial" w:hAnsi="Arial" w:cs="Arial"/>
          <w:color w:val="000000"/>
        </w:rPr>
        <w:t>Ref.4</w:t>
      </w:r>
      <w:r>
        <w:rPr>
          <w:rFonts w:ascii="Arial" w:hAnsi="Arial" w:cs="Arial"/>
          <w:color w:val="000000"/>
        </w:rPr>
        <w:t>中的值来设置。</w:t>
      </w:r>
    </w:p>
    <w:p w:rsidR="00957860" w:rsidRDefault="00AE5F07">
      <w:pPr>
        <w:pStyle w:val="HR2"/>
        <w:ind w:firstLine="480"/>
        <w:rPr>
          <w:rFonts w:ascii="Arial" w:hAnsi="Arial" w:cs="Arial"/>
          <w:color w:val="000000"/>
        </w:rPr>
      </w:pPr>
      <w:r>
        <w:rPr>
          <w:rFonts w:ascii="Arial" w:hAnsi="Arial" w:cs="Arial"/>
          <w:color w:val="000000"/>
        </w:rPr>
        <w:t>定时参数（如</w:t>
      </w:r>
      <w:r>
        <w:rPr>
          <w:rFonts w:ascii="Arial" w:hAnsi="Arial" w:cs="Arial"/>
          <w:color w:val="000000"/>
        </w:rPr>
        <w:t>P2server</w:t>
      </w:r>
      <w:r>
        <w:rPr>
          <w:rFonts w:ascii="Arial" w:hAnsi="Arial" w:cs="Arial"/>
          <w:color w:val="000000"/>
        </w:rPr>
        <w:t>、</w:t>
      </w:r>
      <w:r>
        <w:rPr>
          <w:rFonts w:ascii="Arial" w:hAnsi="Arial" w:cs="Arial"/>
          <w:color w:val="000000"/>
        </w:rPr>
        <w:t>S3server</w:t>
      </w:r>
      <w:r>
        <w:rPr>
          <w:rFonts w:ascii="Arial" w:hAnsi="Arial" w:cs="Arial"/>
          <w:color w:val="000000"/>
        </w:rPr>
        <w:t>等）需遵循</w:t>
      </w:r>
      <w:r>
        <w:rPr>
          <w:rFonts w:ascii="Arial" w:hAnsi="Arial" w:cs="Arial"/>
          <w:color w:val="000000"/>
        </w:rPr>
        <w:t>Ref.1</w:t>
      </w:r>
      <w:r>
        <w:rPr>
          <w:rFonts w:ascii="Arial" w:hAnsi="Arial" w:cs="Arial"/>
          <w:color w:val="000000"/>
        </w:rPr>
        <w:t>中给定的值来设置。</w:t>
      </w: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53" w:name="_Toc329005921"/>
      <w:bookmarkStart w:id="54" w:name="_Toc329770071"/>
      <w:bookmarkStart w:id="55" w:name="_Toc339285129"/>
      <w:bookmarkStart w:id="56" w:name="_Toc494360578"/>
      <w:r>
        <w:rPr>
          <w:rFonts w:cs="Arial"/>
        </w:rPr>
        <w:t>诊断服务</w:t>
      </w:r>
      <w:bookmarkEnd w:id="53"/>
      <w:r>
        <w:rPr>
          <w:rFonts w:cs="Arial"/>
        </w:rPr>
        <w:t>需求</w:t>
      </w:r>
      <w:bookmarkEnd w:id="54"/>
      <w:bookmarkEnd w:id="55"/>
      <w:bookmarkEnd w:id="56"/>
    </w:p>
    <w:p w:rsidR="00957860" w:rsidRDefault="00AE5F07">
      <w:pPr>
        <w:pStyle w:val="HR2"/>
        <w:ind w:firstLine="480"/>
        <w:rPr>
          <w:rFonts w:ascii="Arial" w:hAnsi="Arial" w:cs="Arial"/>
          <w:color w:val="000000"/>
        </w:rPr>
      </w:pPr>
      <w:r>
        <w:rPr>
          <w:rFonts w:ascii="Arial" w:hAnsi="Arial" w:cs="Arial"/>
          <w:color w:val="000000"/>
        </w:rPr>
        <w:t>为了满足存储器编程的执行需求，第</w:t>
      </w:r>
      <w:r>
        <w:rPr>
          <w:rFonts w:ascii="Arial" w:hAnsi="Arial" w:cs="Arial"/>
          <w:color w:val="000000"/>
        </w:rPr>
        <w:t>3.4</w:t>
      </w:r>
      <w:r>
        <w:rPr>
          <w:rFonts w:ascii="Arial" w:hAnsi="Arial" w:cs="Arial"/>
          <w:color w:val="000000"/>
        </w:rPr>
        <w:t>节定义了应用软件和</w:t>
      </w:r>
      <w:r>
        <w:rPr>
          <w:rFonts w:ascii="Arial" w:hAnsi="Arial" w:cs="Arial"/>
          <w:color w:val="000000"/>
        </w:rPr>
        <w:t>Bootloader</w:t>
      </w:r>
      <w:r>
        <w:rPr>
          <w:rFonts w:ascii="Arial" w:hAnsi="Arial" w:cs="Arial"/>
          <w:color w:val="000000"/>
        </w:rPr>
        <w:t>软件支持的诊断服务的最小设置。</w:t>
      </w:r>
    </w:p>
    <w:p w:rsidR="00957860" w:rsidRDefault="00957860">
      <w:pPr>
        <w:pStyle w:val="HR2"/>
        <w:ind w:firstLine="480"/>
        <w:rPr>
          <w:rFonts w:ascii="Arial" w:hAnsi="Arial" w:cs="Arial"/>
          <w:color w:val="000000"/>
        </w:rPr>
      </w:pPr>
    </w:p>
    <w:p w:rsidR="00957860" w:rsidRDefault="00957860">
      <w:pPr>
        <w:pStyle w:val="HR2"/>
        <w:ind w:firstLine="480"/>
        <w:rPr>
          <w:rFonts w:ascii="Arial" w:hAnsi="Arial" w:cs="Arial"/>
          <w:color w:val="000000"/>
        </w:rPr>
      </w:pPr>
    </w:p>
    <w:p w:rsidR="00957860" w:rsidRDefault="00AE5F07">
      <w:pPr>
        <w:pStyle w:val="HR3"/>
        <w:numPr>
          <w:ilvl w:val="2"/>
          <w:numId w:val="26"/>
        </w:numPr>
        <w:tabs>
          <w:tab w:val="clear" w:pos="284"/>
        </w:tabs>
        <w:rPr>
          <w:rFonts w:cs="Arial"/>
        </w:rPr>
      </w:pPr>
      <w:bookmarkStart w:id="57" w:name="_Toc329770072"/>
      <w:bookmarkStart w:id="58" w:name="_Toc339285130"/>
      <w:bookmarkStart w:id="59" w:name="_Toc329005922"/>
      <w:bookmarkStart w:id="60" w:name="_Toc494360579"/>
      <w:r>
        <w:rPr>
          <w:rFonts w:cs="Arial"/>
        </w:rPr>
        <w:t>ECU</w:t>
      </w:r>
      <w:r>
        <w:rPr>
          <w:rFonts w:cs="Arial"/>
        </w:rPr>
        <w:t>启动时序</w:t>
      </w:r>
      <w:bookmarkEnd w:id="57"/>
      <w:bookmarkEnd w:id="58"/>
      <w:bookmarkEnd w:id="59"/>
      <w:bookmarkEnd w:id="60"/>
    </w:p>
    <w:p w:rsidR="00957860" w:rsidRDefault="00AE5F07">
      <w:pPr>
        <w:pStyle w:val="HR2"/>
        <w:ind w:firstLine="480"/>
        <w:rPr>
          <w:rFonts w:ascii="Arial" w:hAnsi="Arial" w:cs="Arial"/>
          <w:color w:val="000000"/>
        </w:rPr>
      </w:pPr>
      <w:r>
        <w:rPr>
          <w:rFonts w:ascii="Arial" w:hAnsi="Arial" w:cs="Arial"/>
          <w:color w:val="000000"/>
        </w:rPr>
        <w:t>在上电</w:t>
      </w:r>
      <w:r>
        <w:rPr>
          <w:rFonts w:ascii="Arial" w:hAnsi="Arial" w:cs="Arial"/>
          <w:color w:val="000000"/>
        </w:rPr>
        <w:t>/</w:t>
      </w:r>
      <w:r>
        <w:rPr>
          <w:rFonts w:ascii="Arial" w:hAnsi="Arial" w:cs="Arial"/>
          <w:color w:val="000000"/>
        </w:rPr>
        <w:t>复位后，</w:t>
      </w:r>
      <w:r>
        <w:rPr>
          <w:rFonts w:ascii="Arial" w:hAnsi="Arial" w:cs="Arial"/>
          <w:color w:val="000000"/>
        </w:rPr>
        <w:t>ECU</w:t>
      </w:r>
      <w:r>
        <w:rPr>
          <w:rFonts w:ascii="Arial" w:hAnsi="Arial" w:cs="Arial"/>
          <w:color w:val="000000"/>
        </w:rPr>
        <w:t>首先执行</w:t>
      </w:r>
      <w:r>
        <w:rPr>
          <w:rFonts w:ascii="Arial" w:hAnsi="Arial" w:cs="Arial"/>
          <w:color w:val="000000"/>
        </w:rPr>
        <w:t>Bootloader</w:t>
      </w:r>
      <w:r>
        <w:rPr>
          <w:rFonts w:ascii="Arial" w:hAnsi="Arial" w:cs="Arial"/>
          <w:color w:val="000000"/>
        </w:rPr>
        <w:t>代码。</w:t>
      </w:r>
      <w:r>
        <w:rPr>
          <w:rFonts w:ascii="Arial" w:hAnsi="Arial" w:cs="Arial"/>
          <w:color w:val="000000"/>
        </w:rPr>
        <w:t>Bootloader</w:t>
      </w:r>
      <w:r>
        <w:rPr>
          <w:rFonts w:ascii="Arial" w:hAnsi="Arial" w:cs="Arial"/>
          <w:color w:val="000000"/>
        </w:rPr>
        <w:t>首先执行一些基本的初始化，然后检查外部重编程请求标志位是否为有效，如果重编程请求标志位为有效，即使应用程序是有效的，</w:t>
      </w:r>
      <w:r>
        <w:rPr>
          <w:rFonts w:ascii="Arial" w:hAnsi="Arial" w:cs="Arial"/>
          <w:color w:val="000000"/>
        </w:rPr>
        <w:t>Bootloader</w:t>
      </w:r>
      <w:r>
        <w:rPr>
          <w:rFonts w:ascii="Arial" w:hAnsi="Arial" w:cs="Arial"/>
          <w:color w:val="000000"/>
        </w:rPr>
        <w:t>也会继续运行。如果当前没有重编程请求，即重编程请求标志位为无效，则检查应用软件的状态：如果应用软件是有效的，则应用软件代码将被执行；如果应用软件是无效的，则继续执行</w:t>
      </w:r>
      <w:r>
        <w:rPr>
          <w:rFonts w:ascii="Arial" w:hAnsi="Arial" w:cs="Arial"/>
          <w:color w:val="000000"/>
        </w:rPr>
        <w:t>Bootloader</w:t>
      </w:r>
      <w:r>
        <w:rPr>
          <w:rFonts w:ascii="Arial" w:hAnsi="Arial" w:cs="Arial"/>
          <w:color w:val="000000"/>
        </w:rPr>
        <w:t>代码。</w:t>
      </w:r>
    </w:p>
    <w:p w:rsidR="00957860" w:rsidRDefault="00B65A0D">
      <w:pPr>
        <w:pStyle w:val="HR2"/>
        <w:ind w:firstLine="420"/>
        <w:jc w:val="center"/>
        <w:rPr>
          <w:rFonts w:ascii="Arial" w:hAnsi="Arial" w:cs="Arial"/>
        </w:rPr>
      </w:pPr>
      <w:r>
        <w:rPr>
          <w:rFonts w:ascii="宋体" w:hAnsi="宋体" w:cs="Arial"/>
          <w:sz w:val="21"/>
          <w:szCs w:val="21"/>
        </w:rPr>
        <w:pict>
          <v:shape id="图片 354" o:spid="_x0000_i1027" type="#_x0000_t75" style="width:235pt;height:203.9pt">
            <v:imagedata r:id="rId14" o:title=""/>
          </v:shape>
        </w:pict>
      </w:r>
    </w:p>
    <w:p w:rsidR="00957860" w:rsidRDefault="00AE5F07">
      <w:pPr>
        <w:pStyle w:val="HR2"/>
        <w:widowControl/>
        <w:numPr>
          <w:ilvl w:val="0"/>
          <w:numId w:val="31"/>
        </w:numPr>
        <w:spacing w:line="240" w:lineRule="auto"/>
        <w:ind w:firstLineChars="0"/>
        <w:jc w:val="center"/>
        <w:rPr>
          <w:rFonts w:ascii="Arial" w:hAnsi="Arial" w:cs="Arial"/>
          <w:color w:val="000000"/>
          <w:sz w:val="21"/>
          <w:szCs w:val="21"/>
        </w:rPr>
      </w:pPr>
      <w:r>
        <w:rPr>
          <w:rFonts w:ascii="Arial" w:hAnsi="Arial" w:cs="Arial"/>
          <w:color w:val="000000"/>
          <w:sz w:val="21"/>
          <w:szCs w:val="21"/>
        </w:rPr>
        <w:t>ECU</w:t>
      </w:r>
      <w:r>
        <w:rPr>
          <w:rFonts w:ascii="Arial" w:hAnsi="Arial" w:cs="Arial"/>
          <w:color w:val="000000"/>
          <w:sz w:val="21"/>
          <w:szCs w:val="21"/>
        </w:rPr>
        <w:t>启动时序</w:t>
      </w:r>
    </w:p>
    <w:p w:rsidR="00957860" w:rsidRDefault="00AE5F07">
      <w:pPr>
        <w:pStyle w:val="HR20"/>
        <w:numPr>
          <w:ilvl w:val="1"/>
          <w:numId w:val="24"/>
        </w:numPr>
        <w:tabs>
          <w:tab w:val="clear" w:pos="284"/>
        </w:tabs>
        <w:rPr>
          <w:rFonts w:cs="Arial"/>
        </w:rPr>
      </w:pPr>
      <w:bookmarkStart w:id="61" w:name="_Toc339285131"/>
      <w:bookmarkStart w:id="62" w:name="_Toc494360580"/>
      <w:r>
        <w:rPr>
          <w:rFonts w:cs="Arial"/>
        </w:rPr>
        <w:t>网关</w:t>
      </w:r>
      <w:r>
        <w:rPr>
          <w:rFonts w:cs="Arial"/>
        </w:rPr>
        <w:t>ECU</w:t>
      </w:r>
      <w:r>
        <w:rPr>
          <w:rFonts w:cs="Arial"/>
        </w:rPr>
        <w:t>需求</w:t>
      </w:r>
      <w:bookmarkEnd w:id="61"/>
      <w:bookmarkEnd w:id="62"/>
    </w:p>
    <w:p w:rsidR="00957860" w:rsidRDefault="00AE5F07">
      <w:pPr>
        <w:pStyle w:val="HR2"/>
        <w:ind w:firstLine="480"/>
        <w:rPr>
          <w:rFonts w:ascii="Arial" w:hAnsi="Arial" w:cs="Arial"/>
          <w:color w:val="000000"/>
        </w:rPr>
      </w:pPr>
      <w:r>
        <w:rPr>
          <w:rFonts w:ascii="Arial" w:hAnsi="Arial" w:cs="Arial"/>
          <w:color w:val="000000"/>
        </w:rPr>
        <w:t>如果诊断报文需要通过网关转发，需要遵循下面规定：</w:t>
      </w:r>
    </w:p>
    <w:p w:rsidR="00957860" w:rsidRDefault="00AE5F07">
      <w:pPr>
        <w:pStyle w:val="HR2"/>
        <w:numPr>
          <w:ilvl w:val="0"/>
          <w:numId w:val="32"/>
        </w:numPr>
        <w:ind w:firstLineChars="0"/>
        <w:rPr>
          <w:rFonts w:ascii="Arial" w:hAnsi="Arial" w:cs="Arial"/>
        </w:rPr>
      </w:pPr>
      <w:r>
        <w:rPr>
          <w:rFonts w:ascii="Arial" w:hAnsi="Arial" w:cs="Arial"/>
        </w:rPr>
        <w:t>地址为网关本身的物理寻址的诊断请求报文，则此诊断请求报文不需要被路由；</w:t>
      </w:r>
    </w:p>
    <w:p w:rsidR="00957860" w:rsidRDefault="00AE5F07">
      <w:pPr>
        <w:pStyle w:val="HR2"/>
        <w:numPr>
          <w:ilvl w:val="0"/>
          <w:numId w:val="32"/>
        </w:numPr>
        <w:ind w:firstLineChars="0"/>
        <w:rPr>
          <w:rFonts w:ascii="Arial" w:hAnsi="Arial" w:cs="Arial"/>
        </w:rPr>
      </w:pPr>
      <w:r>
        <w:rPr>
          <w:rFonts w:ascii="Arial" w:hAnsi="Arial" w:cs="Arial"/>
        </w:rPr>
        <w:t>地址为非网关本身的物理寻址的诊断请求报文，则此诊断请求报文需要被路由到相应的网段；</w:t>
      </w:r>
    </w:p>
    <w:p w:rsidR="00957860" w:rsidRDefault="00AE5F07">
      <w:pPr>
        <w:pStyle w:val="HR2"/>
        <w:numPr>
          <w:ilvl w:val="0"/>
          <w:numId w:val="32"/>
        </w:numPr>
        <w:ind w:firstLineChars="0"/>
        <w:rPr>
          <w:rFonts w:ascii="Arial" w:hAnsi="Arial" w:cs="Arial"/>
        </w:rPr>
      </w:pPr>
      <w:r>
        <w:rPr>
          <w:rFonts w:ascii="Arial" w:hAnsi="Arial" w:cs="Arial"/>
        </w:rPr>
        <w:t>地址为功能寻址的诊断请求报文，则网关必须将其路由到其连接的各个网段。</w:t>
      </w:r>
    </w:p>
    <w:p w:rsidR="00957860" w:rsidRDefault="00AE5F07">
      <w:pPr>
        <w:pStyle w:val="HR2"/>
        <w:ind w:firstLine="480"/>
        <w:rPr>
          <w:rFonts w:ascii="Arial" w:hAnsi="Arial" w:cs="Arial"/>
          <w:color w:val="000000"/>
        </w:rPr>
      </w:pPr>
      <w:r>
        <w:rPr>
          <w:rFonts w:ascii="Arial" w:hAnsi="Arial" w:cs="Arial"/>
          <w:color w:val="000000"/>
        </w:rPr>
        <w:t>如果对网关</w:t>
      </w:r>
      <w:r>
        <w:rPr>
          <w:rFonts w:ascii="Arial" w:hAnsi="Arial" w:cs="Arial"/>
          <w:color w:val="000000"/>
        </w:rPr>
        <w:t>ECU</w:t>
      </w:r>
      <w:r>
        <w:rPr>
          <w:rFonts w:ascii="Arial" w:hAnsi="Arial" w:cs="Arial"/>
          <w:color w:val="000000"/>
        </w:rPr>
        <w:t>本身进行编程，则与非网关</w:t>
      </w:r>
      <w:r>
        <w:rPr>
          <w:rFonts w:ascii="Arial" w:hAnsi="Arial" w:cs="Arial"/>
          <w:color w:val="000000"/>
        </w:rPr>
        <w:t>ECU</w:t>
      </w:r>
      <w:r>
        <w:rPr>
          <w:rFonts w:ascii="Arial" w:hAnsi="Arial" w:cs="Arial"/>
          <w:color w:val="000000"/>
        </w:rPr>
        <w:t>不同的是：网关</w:t>
      </w:r>
      <w:r>
        <w:rPr>
          <w:rFonts w:ascii="Arial" w:hAnsi="Arial" w:cs="Arial"/>
          <w:color w:val="000000"/>
        </w:rPr>
        <w:t>ECU</w:t>
      </w:r>
      <w:r>
        <w:rPr>
          <w:rFonts w:ascii="Arial" w:hAnsi="Arial" w:cs="Arial"/>
          <w:color w:val="000000"/>
        </w:rPr>
        <w:t>的</w:t>
      </w:r>
      <w:r>
        <w:rPr>
          <w:rFonts w:ascii="Arial" w:hAnsi="Arial" w:cs="Arial"/>
          <w:color w:val="000000"/>
        </w:rPr>
        <w:t>Bootloader</w:t>
      </w:r>
      <w:r>
        <w:rPr>
          <w:rFonts w:ascii="Arial" w:hAnsi="Arial" w:cs="Arial"/>
          <w:color w:val="000000"/>
        </w:rPr>
        <w:t>必须在其连接的网段上路由或者发出诊断仪在线报文（</w:t>
      </w:r>
      <w:r>
        <w:rPr>
          <w:rFonts w:ascii="Arial" w:hAnsi="Arial" w:cs="Arial"/>
          <w:color w:val="000000"/>
        </w:rPr>
        <w:t>3Eh</w:t>
      </w:r>
      <w:r>
        <w:rPr>
          <w:rFonts w:ascii="Arial" w:hAnsi="Arial" w:cs="Arial"/>
          <w:color w:val="000000"/>
        </w:rPr>
        <w:t>）。</w:t>
      </w:r>
    </w:p>
    <w:p w:rsidR="00957860" w:rsidRDefault="00AE5F07">
      <w:pPr>
        <w:pStyle w:val="HR2"/>
        <w:ind w:firstLine="480"/>
      </w:pPr>
      <w:r>
        <w:br w:type="page"/>
      </w:r>
    </w:p>
    <w:p w:rsidR="00957860" w:rsidRDefault="00AE5F07">
      <w:pPr>
        <w:pStyle w:val="HR1"/>
        <w:numPr>
          <w:ilvl w:val="0"/>
          <w:numId w:val="21"/>
        </w:numPr>
        <w:rPr>
          <w:rFonts w:cs="Arial"/>
        </w:rPr>
      </w:pPr>
      <w:bookmarkStart w:id="63" w:name="_Toc329770073"/>
      <w:bookmarkStart w:id="64" w:name="_Toc339285132"/>
      <w:bookmarkStart w:id="65" w:name="_Toc494360581"/>
      <w:r>
        <w:rPr>
          <w:rFonts w:cs="Arial"/>
        </w:rPr>
        <w:t>重编程</w:t>
      </w:r>
      <w:bookmarkEnd w:id="63"/>
      <w:r>
        <w:rPr>
          <w:rFonts w:cs="Arial"/>
        </w:rPr>
        <w:t>流程</w:t>
      </w:r>
      <w:bookmarkStart w:id="66" w:name="_Toc329770074"/>
      <w:bookmarkStart w:id="67" w:name="_Toc339285133"/>
      <w:bookmarkEnd w:id="64"/>
      <w:bookmarkEnd w:id="65"/>
    </w:p>
    <w:p w:rsidR="00957860" w:rsidRDefault="00AE5F07">
      <w:pPr>
        <w:pStyle w:val="HR20"/>
        <w:numPr>
          <w:ilvl w:val="1"/>
          <w:numId w:val="33"/>
        </w:numPr>
        <w:tabs>
          <w:tab w:val="clear" w:pos="284"/>
        </w:tabs>
        <w:rPr>
          <w:rFonts w:cs="Arial"/>
        </w:rPr>
      </w:pPr>
      <w:bookmarkStart w:id="68" w:name="_Toc494360582"/>
      <w:r>
        <w:rPr>
          <w:rFonts w:cs="Arial"/>
        </w:rPr>
        <w:t>概述</w:t>
      </w:r>
      <w:bookmarkEnd w:id="66"/>
      <w:bookmarkEnd w:id="67"/>
      <w:bookmarkEnd w:id="68"/>
    </w:p>
    <w:p w:rsidR="00957860" w:rsidRDefault="00AE5F07">
      <w:pPr>
        <w:pStyle w:val="HR2"/>
        <w:ind w:firstLine="480"/>
        <w:rPr>
          <w:rFonts w:ascii="Arial" w:hAnsi="Arial" w:cs="Arial"/>
          <w:color w:val="000000"/>
        </w:rPr>
      </w:pPr>
      <w:r>
        <w:rPr>
          <w:rFonts w:ascii="Arial" w:hAnsi="Arial" w:cs="Arial"/>
          <w:color w:val="000000"/>
        </w:rPr>
        <w:t>本章定义了将一个或多个应用软件或应用数据下载到</w:t>
      </w:r>
      <w:r>
        <w:rPr>
          <w:rFonts w:ascii="Arial" w:hAnsi="Arial" w:cs="Arial"/>
          <w:color w:val="000000"/>
        </w:rPr>
        <w:t>ECU</w:t>
      </w:r>
      <w:r>
        <w:rPr>
          <w:rFonts w:ascii="Arial" w:hAnsi="Arial" w:cs="Arial"/>
          <w:color w:val="000000"/>
        </w:rPr>
        <w:t>内存中的重编程流程。</w:t>
      </w:r>
    </w:p>
    <w:p w:rsidR="00957860" w:rsidRDefault="00AE5F07">
      <w:pPr>
        <w:pStyle w:val="HR20"/>
        <w:numPr>
          <w:ilvl w:val="1"/>
          <w:numId w:val="33"/>
        </w:numPr>
        <w:tabs>
          <w:tab w:val="clear" w:pos="284"/>
        </w:tabs>
        <w:rPr>
          <w:rFonts w:cs="Arial"/>
        </w:rPr>
      </w:pPr>
      <w:bookmarkStart w:id="69" w:name="_Toc329770075"/>
      <w:bookmarkStart w:id="70" w:name="_Toc339285134"/>
      <w:bookmarkStart w:id="71" w:name="_Toc494360583"/>
      <w:r>
        <w:rPr>
          <w:rFonts w:cs="Arial"/>
        </w:rPr>
        <w:t>Bootloader</w:t>
      </w:r>
      <w:r>
        <w:rPr>
          <w:rFonts w:cs="Arial"/>
        </w:rPr>
        <w:t>启动时序</w:t>
      </w:r>
      <w:bookmarkEnd w:id="69"/>
      <w:bookmarkEnd w:id="70"/>
      <w:bookmarkEnd w:id="71"/>
    </w:p>
    <w:p w:rsidR="00957860" w:rsidRDefault="00AE5F07">
      <w:pPr>
        <w:pStyle w:val="HR2"/>
        <w:ind w:firstLine="480"/>
        <w:rPr>
          <w:rFonts w:ascii="Arial" w:hAnsi="Arial" w:cs="Arial"/>
          <w:color w:val="000000"/>
        </w:rPr>
      </w:pPr>
      <w:r>
        <w:rPr>
          <w:rFonts w:ascii="Arial" w:hAnsi="Arial" w:cs="Arial"/>
          <w:color w:val="000000"/>
        </w:rPr>
        <w:fldChar w:fldCharType="begin"/>
      </w:r>
      <w:r>
        <w:rPr>
          <w:rFonts w:ascii="Arial" w:hAnsi="Arial" w:cs="Arial"/>
          <w:color w:val="000000"/>
        </w:rPr>
        <w:instrText xml:space="preserve"> REF _Ref492121874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2</w:t>
      </w:r>
      <w:r>
        <w:rPr>
          <w:rFonts w:ascii="Arial" w:hAnsi="Arial" w:cs="Arial"/>
          <w:color w:val="000000"/>
        </w:rPr>
        <w:fldChar w:fldCharType="end"/>
      </w:r>
      <w:r>
        <w:rPr>
          <w:rFonts w:ascii="Arial" w:hAnsi="Arial" w:cs="Arial"/>
          <w:color w:val="000000"/>
        </w:rPr>
        <w:t>描述了</w:t>
      </w:r>
      <w:r>
        <w:rPr>
          <w:rFonts w:ascii="Arial" w:hAnsi="Arial" w:cs="Arial"/>
          <w:color w:val="000000"/>
        </w:rPr>
        <w:t>Bootloader</w:t>
      </w:r>
      <w:r>
        <w:rPr>
          <w:rFonts w:ascii="Arial" w:hAnsi="Arial" w:cs="Arial"/>
          <w:color w:val="000000"/>
        </w:rPr>
        <w:t>启动时序。</w:t>
      </w:r>
    </w:p>
    <w:p w:rsidR="00957860" w:rsidRDefault="00AE5F07">
      <w:pPr>
        <w:pStyle w:val="HR2"/>
        <w:ind w:firstLine="480"/>
        <w:rPr>
          <w:rFonts w:ascii="Arial" w:hAnsi="Arial" w:cs="Arial"/>
          <w:color w:val="000000"/>
        </w:rPr>
      </w:pPr>
      <w:r>
        <w:rPr>
          <w:rFonts w:ascii="Arial" w:hAnsi="Arial" w:cs="Arial"/>
          <w:color w:val="000000"/>
        </w:rPr>
        <w:t>在应用模式下，使用了两种不同的诊断会话模式：默认会话模式和扩展会话模式。</w:t>
      </w:r>
    </w:p>
    <w:p w:rsidR="00957860" w:rsidRDefault="00AE5F07">
      <w:pPr>
        <w:pStyle w:val="HR2"/>
        <w:ind w:firstLine="480"/>
        <w:rPr>
          <w:rFonts w:ascii="Arial" w:hAnsi="Arial" w:cs="Arial"/>
          <w:color w:val="000000"/>
        </w:rPr>
      </w:pPr>
      <w:r>
        <w:rPr>
          <w:rFonts w:ascii="Arial" w:hAnsi="Arial" w:cs="Arial"/>
          <w:color w:val="000000"/>
        </w:rPr>
        <w:t>在</w:t>
      </w:r>
      <w:r>
        <w:rPr>
          <w:rFonts w:ascii="Arial" w:hAnsi="Arial" w:cs="Arial"/>
          <w:color w:val="000000"/>
        </w:rPr>
        <w:t>Bootloader</w:t>
      </w:r>
      <w:r>
        <w:rPr>
          <w:rFonts w:ascii="Arial" w:hAnsi="Arial" w:cs="Arial"/>
          <w:color w:val="000000"/>
        </w:rPr>
        <w:t>模式下，使用了三种不同的诊断会话模式：默认会话模式，扩展会话模式和编程会话模式。</w:t>
      </w:r>
    </w:p>
    <w:p w:rsidR="00957860" w:rsidRDefault="00AE5F07">
      <w:pPr>
        <w:pStyle w:val="HR2"/>
        <w:ind w:firstLine="480"/>
        <w:rPr>
          <w:rFonts w:ascii="Arial" w:hAnsi="Arial" w:cs="Arial"/>
          <w:color w:val="000000"/>
        </w:rPr>
      </w:pPr>
      <w:r>
        <w:rPr>
          <w:rFonts w:ascii="Arial" w:hAnsi="Arial" w:cs="Arial"/>
          <w:color w:val="000000"/>
        </w:rPr>
        <w:t>从诊断会话的角度来说，要进入编程会话模式，必须先通过扩展会话模式。这意味着</w:t>
      </w:r>
      <w:r>
        <w:rPr>
          <w:rFonts w:ascii="Arial" w:hAnsi="Arial" w:cs="Arial"/>
          <w:color w:val="000000"/>
        </w:rPr>
        <w:t>ECU</w:t>
      </w:r>
      <w:r>
        <w:rPr>
          <w:rFonts w:ascii="Arial" w:hAnsi="Arial" w:cs="Arial"/>
          <w:color w:val="000000"/>
        </w:rPr>
        <w:t>不支持直接从默认会话直接跳转到编程会话模式。同样地，</w:t>
      </w:r>
      <w:r>
        <w:rPr>
          <w:rFonts w:ascii="Arial" w:hAnsi="Arial" w:cs="Arial"/>
          <w:color w:val="000000"/>
        </w:rPr>
        <w:t>ECU</w:t>
      </w:r>
      <w:r>
        <w:rPr>
          <w:rFonts w:ascii="Arial" w:hAnsi="Arial" w:cs="Arial"/>
          <w:color w:val="000000"/>
        </w:rPr>
        <w:t>也不支持从编程会话直接跳转到扩展会话模式。</w:t>
      </w:r>
    </w:p>
    <w:p w:rsidR="00957860" w:rsidRDefault="00AE5F07">
      <w:pPr>
        <w:pStyle w:val="HR2"/>
        <w:ind w:firstLine="480"/>
        <w:rPr>
          <w:rFonts w:ascii="Arial" w:hAnsi="Arial" w:cs="Arial"/>
          <w:color w:val="000000"/>
        </w:rPr>
      </w:pPr>
      <w:r>
        <w:rPr>
          <w:rFonts w:ascii="Arial" w:hAnsi="Arial" w:cs="Arial"/>
          <w:color w:val="000000"/>
        </w:rPr>
        <w:t>如果</w:t>
      </w:r>
      <w:r>
        <w:rPr>
          <w:rFonts w:ascii="Arial" w:hAnsi="Arial" w:cs="Arial"/>
          <w:color w:val="000000"/>
        </w:rPr>
        <w:t>ECU</w:t>
      </w:r>
      <w:r>
        <w:rPr>
          <w:rFonts w:ascii="Arial" w:hAnsi="Arial" w:cs="Arial"/>
          <w:color w:val="000000"/>
        </w:rPr>
        <w:t>在正确的条件下收到</w:t>
      </w:r>
      <w:r>
        <w:rPr>
          <w:rFonts w:ascii="Arial" w:hAnsi="Arial" w:cs="Arial" w:hint="eastAsia"/>
          <w:color w:val="000000"/>
        </w:rPr>
        <w:t>“</w:t>
      </w:r>
      <w:r>
        <w:rPr>
          <w:rFonts w:ascii="Arial" w:hAnsi="Arial" w:cs="Arial"/>
          <w:color w:val="000000"/>
        </w:rPr>
        <w:t>10h 02h</w:t>
      </w:r>
      <w:r>
        <w:rPr>
          <w:rFonts w:ascii="Arial" w:hAnsi="Arial" w:cs="Arial" w:hint="eastAsia"/>
          <w:color w:val="000000"/>
        </w:rPr>
        <w:t>”</w:t>
      </w:r>
      <w:r>
        <w:rPr>
          <w:rFonts w:ascii="Arial" w:hAnsi="Arial" w:cs="Arial"/>
          <w:color w:val="000000"/>
        </w:rPr>
        <w:t>，</w:t>
      </w:r>
      <w:r>
        <w:rPr>
          <w:rFonts w:ascii="Arial" w:hAnsi="Arial" w:cs="Arial"/>
          <w:color w:val="000000"/>
        </w:rPr>
        <w:t>ECU</w:t>
      </w:r>
      <w:r>
        <w:rPr>
          <w:rFonts w:ascii="Arial" w:hAnsi="Arial" w:cs="Arial"/>
          <w:color w:val="000000"/>
        </w:rPr>
        <w:t>将外部重编程请求标志位置为有效，并执行</w:t>
      </w:r>
      <w:r>
        <w:rPr>
          <w:rFonts w:ascii="Arial" w:hAnsi="Arial" w:cs="Arial"/>
          <w:color w:val="000000"/>
        </w:rPr>
        <w:t>ECU</w:t>
      </w:r>
      <w:r>
        <w:rPr>
          <w:rFonts w:ascii="Arial" w:hAnsi="Arial" w:cs="Arial"/>
          <w:color w:val="000000"/>
        </w:rPr>
        <w:t>重启。</w:t>
      </w:r>
    </w:p>
    <w:p w:rsidR="00957860" w:rsidRDefault="00B65A0D">
      <w:pPr>
        <w:pStyle w:val="HR2"/>
        <w:ind w:firstLineChars="0" w:firstLine="0"/>
        <w:jc w:val="center"/>
        <w:rPr>
          <w:rFonts w:ascii="Arial" w:hAnsi="Arial" w:cs="Arial"/>
        </w:rPr>
      </w:pPr>
      <w:r>
        <w:rPr>
          <w:rFonts w:ascii="宋体" w:hAnsi="宋体" w:cs="Arial"/>
          <w:sz w:val="21"/>
          <w:szCs w:val="21"/>
        </w:rPr>
        <w:pict>
          <v:shape id="图片 355" o:spid="_x0000_i1028" type="#_x0000_t75" style="width:378.45pt;height:289.75pt">
            <v:imagedata r:id="rId15" o:title=""/>
          </v:shape>
        </w:pict>
      </w:r>
    </w:p>
    <w:p w:rsidR="00957860" w:rsidRDefault="00AE5F07">
      <w:pPr>
        <w:pStyle w:val="HR2"/>
        <w:widowControl/>
        <w:numPr>
          <w:ilvl w:val="0"/>
          <w:numId w:val="31"/>
        </w:numPr>
        <w:spacing w:line="240" w:lineRule="auto"/>
        <w:ind w:firstLineChars="0"/>
        <w:jc w:val="center"/>
        <w:rPr>
          <w:rFonts w:ascii="Arial" w:hAnsi="Arial" w:cs="Arial"/>
          <w:color w:val="000000"/>
          <w:sz w:val="21"/>
          <w:szCs w:val="21"/>
        </w:rPr>
      </w:pPr>
      <w:bookmarkStart w:id="72" w:name="_Ref492121874"/>
      <w:r>
        <w:rPr>
          <w:rFonts w:ascii="Arial" w:hAnsi="Arial" w:cs="Arial"/>
          <w:color w:val="000000"/>
          <w:sz w:val="21"/>
          <w:szCs w:val="21"/>
        </w:rPr>
        <w:t>Bootloader</w:t>
      </w:r>
      <w:r>
        <w:rPr>
          <w:rFonts w:ascii="Arial" w:hAnsi="Arial" w:cs="Arial"/>
          <w:color w:val="000000"/>
          <w:sz w:val="21"/>
          <w:szCs w:val="21"/>
        </w:rPr>
        <w:t>启动时序</w:t>
      </w:r>
      <w:bookmarkEnd w:id="72"/>
    </w:p>
    <w:p w:rsidR="00957860" w:rsidRDefault="00AE5F07">
      <w:pPr>
        <w:pStyle w:val="HR2"/>
        <w:ind w:firstLine="480"/>
        <w:rPr>
          <w:rFonts w:ascii="Arial" w:hAnsi="Arial" w:cs="Arial"/>
          <w:color w:val="000000"/>
        </w:rPr>
      </w:pPr>
      <w:r>
        <w:rPr>
          <w:rFonts w:ascii="Arial" w:hAnsi="Arial" w:cs="Arial"/>
          <w:color w:val="000000"/>
        </w:rPr>
        <w:t>上电</w:t>
      </w:r>
      <w:r>
        <w:rPr>
          <w:rFonts w:ascii="Arial" w:hAnsi="Arial" w:cs="Arial"/>
          <w:color w:val="000000"/>
        </w:rPr>
        <w:t>/</w:t>
      </w:r>
      <w:r>
        <w:rPr>
          <w:rFonts w:ascii="Arial" w:hAnsi="Arial" w:cs="Arial"/>
          <w:color w:val="000000"/>
        </w:rPr>
        <w:t>复位后，</w:t>
      </w:r>
      <w:r>
        <w:rPr>
          <w:rFonts w:ascii="Arial" w:hAnsi="Arial" w:cs="Arial"/>
          <w:color w:val="000000"/>
        </w:rPr>
        <w:t>ECU</w:t>
      </w:r>
      <w:r>
        <w:rPr>
          <w:rFonts w:ascii="Arial" w:hAnsi="Arial" w:cs="Arial"/>
          <w:color w:val="000000"/>
        </w:rPr>
        <w:t>首先执行</w:t>
      </w:r>
      <w:r>
        <w:rPr>
          <w:rFonts w:ascii="Arial" w:hAnsi="Arial" w:cs="Arial"/>
          <w:color w:val="000000"/>
        </w:rPr>
        <w:t>Bootloader</w:t>
      </w:r>
      <w:r>
        <w:rPr>
          <w:rFonts w:ascii="Arial" w:hAnsi="Arial" w:cs="Arial"/>
          <w:color w:val="000000"/>
        </w:rPr>
        <w:t>引导代码，然后检查外部重编程请求标志位：</w:t>
      </w:r>
    </w:p>
    <w:p w:rsidR="00957860" w:rsidRDefault="00AE5F07">
      <w:pPr>
        <w:pStyle w:val="HR2"/>
        <w:numPr>
          <w:ilvl w:val="0"/>
          <w:numId w:val="32"/>
        </w:numPr>
        <w:ind w:firstLineChars="0"/>
        <w:rPr>
          <w:rFonts w:ascii="Arial" w:hAnsi="Arial" w:cs="Arial"/>
        </w:rPr>
      </w:pPr>
      <w:r>
        <w:rPr>
          <w:rFonts w:ascii="Arial" w:hAnsi="Arial" w:cs="Arial"/>
        </w:rPr>
        <w:t>如果外部重编程请求标志位为有效，那么即使应用程序是有效的，</w:t>
      </w:r>
      <w:r>
        <w:rPr>
          <w:rFonts w:ascii="Arial" w:hAnsi="Arial" w:cs="Arial"/>
        </w:rPr>
        <w:t>Bootloader</w:t>
      </w:r>
      <w:r>
        <w:rPr>
          <w:rFonts w:ascii="Arial" w:hAnsi="Arial" w:cs="Arial"/>
        </w:rPr>
        <w:t>也会继续进一步执行，在此情况下，</w:t>
      </w:r>
      <w:r>
        <w:rPr>
          <w:rFonts w:ascii="Arial" w:hAnsi="Arial" w:cs="Arial"/>
        </w:rPr>
        <w:t>ECU</w:t>
      </w:r>
      <w:r>
        <w:rPr>
          <w:rFonts w:ascii="Arial" w:hAnsi="Arial" w:cs="Arial"/>
        </w:rPr>
        <w:t>直接进入编程会话模式。</w:t>
      </w:r>
      <w:r>
        <w:rPr>
          <w:rFonts w:ascii="Arial" w:hAnsi="Arial" w:cs="Arial" w:hint="eastAsia"/>
        </w:rPr>
        <w:t>当</w:t>
      </w:r>
      <w:r>
        <w:rPr>
          <w:rFonts w:ascii="Arial" w:hAnsi="Arial" w:cs="Arial" w:hint="eastAsia"/>
        </w:rPr>
        <w:t>ECU</w:t>
      </w:r>
      <w:r>
        <w:rPr>
          <w:rFonts w:ascii="Arial" w:hAnsi="Arial" w:cs="Arial" w:hint="eastAsia"/>
        </w:rPr>
        <w:t>进入编程会话模式后，将外部重编程请求标志位置为无效。</w:t>
      </w:r>
    </w:p>
    <w:p w:rsidR="00957860" w:rsidRDefault="00AE5F07">
      <w:pPr>
        <w:pStyle w:val="HR2"/>
        <w:numPr>
          <w:ilvl w:val="0"/>
          <w:numId w:val="32"/>
        </w:numPr>
        <w:ind w:firstLineChars="0"/>
        <w:rPr>
          <w:rFonts w:ascii="Arial" w:hAnsi="Arial" w:cs="Arial"/>
        </w:rPr>
      </w:pPr>
      <w:r>
        <w:rPr>
          <w:rFonts w:ascii="Arial" w:hAnsi="Arial" w:cs="Arial"/>
        </w:rPr>
        <w:lastRenderedPageBreak/>
        <w:t>如果外部重编程请求标志位为无效，则继续检查应用软件的标志位状态：</w:t>
      </w:r>
    </w:p>
    <w:p w:rsidR="00957860" w:rsidRDefault="00AE5F07">
      <w:pPr>
        <w:pStyle w:val="HR2"/>
        <w:numPr>
          <w:ilvl w:val="0"/>
          <w:numId w:val="34"/>
        </w:numPr>
        <w:ind w:firstLineChars="0"/>
        <w:rPr>
          <w:rFonts w:ascii="Arial" w:hAnsi="Arial" w:cs="Arial"/>
        </w:rPr>
      </w:pPr>
      <w:r>
        <w:rPr>
          <w:rFonts w:ascii="Arial" w:hAnsi="Arial" w:cs="Arial"/>
        </w:rPr>
        <w:t>如果应用软件是有效的，则启动应用模式；</w:t>
      </w:r>
    </w:p>
    <w:p w:rsidR="00957860" w:rsidRDefault="00AE5F07">
      <w:pPr>
        <w:pStyle w:val="HR2"/>
        <w:numPr>
          <w:ilvl w:val="0"/>
          <w:numId w:val="34"/>
        </w:numPr>
        <w:ind w:firstLineChars="0"/>
        <w:rPr>
          <w:rFonts w:ascii="Arial" w:hAnsi="Arial" w:cs="Arial"/>
          <w:lang w:eastAsia="zh-TW"/>
        </w:rPr>
      </w:pPr>
      <w:r>
        <w:rPr>
          <w:rFonts w:ascii="Arial" w:hAnsi="Arial" w:cs="Arial"/>
        </w:rPr>
        <w:t>如果应用软件无效，</w:t>
      </w:r>
      <w:r>
        <w:rPr>
          <w:rFonts w:ascii="Arial" w:hAnsi="Arial" w:cs="Arial"/>
        </w:rPr>
        <w:t>ECU</w:t>
      </w:r>
      <w:r>
        <w:rPr>
          <w:rFonts w:ascii="Arial" w:hAnsi="Arial" w:cs="Arial"/>
        </w:rPr>
        <w:t>停留在</w:t>
      </w:r>
      <w:r>
        <w:rPr>
          <w:rFonts w:ascii="Arial" w:hAnsi="Arial" w:cs="Arial"/>
        </w:rPr>
        <w:t>Bootloader</w:t>
      </w:r>
      <w:r>
        <w:rPr>
          <w:rFonts w:ascii="Arial" w:hAnsi="Arial" w:cs="Arial"/>
        </w:rPr>
        <w:t>模式下的默认会话模式。</w:t>
      </w:r>
    </w:p>
    <w:p w:rsidR="00957860" w:rsidRDefault="00AE5F07">
      <w:pPr>
        <w:pStyle w:val="HR2"/>
        <w:ind w:firstLine="480"/>
        <w:rPr>
          <w:rFonts w:ascii="Arial" w:hAnsi="Arial" w:cs="Arial"/>
          <w:color w:val="000000"/>
        </w:rPr>
      </w:pPr>
      <w:bookmarkStart w:id="73" w:name="OLE_LINK20"/>
      <w:bookmarkStart w:id="74" w:name="OLE_LINK21"/>
      <w:r>
        <w:rPr>
          <w:rFonts w:ascii="Arial" w:hAnsi="Arial" w:cs="Arial"/>
          <w:color w:val="000000"/>
        </w:rPr>
        <w:t>在</w:t>
      </w:r>
      <w:r>
        <w:rPr>
          <w:rFonts w:ascii="Arial" w:hAnsi="Arial" w:cs="Arial"/>
          <w:color w:val="000000"/>
        </w:rPr>
        <w:t>Bootloader</w:t>
      </w:r>
      <w:r>
        <w:rPr>
          <w:rFonts w:ascii="Arial" w:hAnsi="Arial" w:cs="Arial"/>
          <w:color w:val="000000"/>
        </w:rPr>
        <w:t>模式下，</w:t>
      </w:r>
      <w:bookmarkEnd w:id="73"/>
      <w:bookmarkEnd w:id="74"/>
      <w:r>
        <w:rPr>
          <w:rFonts w:ascii="Arial" w:hAnsi="Arial" w:cs="Arial"/>
          <w:color w:val="000000"/>
        </w:rPr>
        <w:t>诊断会话转换规则与应用模式下相同。</w:t>
      </w:r>
    </w:p>
    <w:p w:rsidR="00957860" w:rsidRDefault="00AE5F07">
      <w:pPr>
        <w:pStyle w:val="HR2"/>
        <w:ind w:firstLine="480"/>
        <w:rPr>
          <w:rFonts w:ascii="Arial" w:hAnsi="Arial" w:cs="Arial"/>
          <w:color w:val="000000"/>
        </w:rPr>
      </w:pPr>
      <w:r>
        <w:rPr>
          <w:rFonts w:ascii="Arial" w:hAnsi="Arial" w:cs="Arial"/>
          <w:color w:val="000000"/>
        </w:rPr>
        <w:t>在</w:t>
      </w:r>
      <w:r>
        <w:rPr>
          <w:rFonts w:ascii="Arial" w:hAnsi="Arial" w:cs="Arial"/>
          <w:color w:val="000000"/>
        </w:rPr>
        <w:t>Bootloader</w:t>
      </w:r>
      <w:r>
        <w:rPr>
          <w:rFonts w:ascii="Arial" w:hAnsi="Arial" w:cs="Arial"/>
          <w:color w:val="000000"/>
        </w:rPr>
        <w:t>模式下，有以下几种方式，会导致</w:t>
      </w:r>
      <w:r>
        <w:rPr>
          <w:rFonts w:ascii="Arial" w:hAnsi="Arial" w:cs="Arial"/>
          <w:color w:val="000000"/>
        </w:rPr>
        <w:t>ECU</w:t>
      </w:r>
      <w:r>
        <w:rPr>
          <w:rFonts w:ascii="Arial" w:hAnsi="Arial" w:cs="Arial"/>
          <w:color w:val="000000"/>
        </w:rPr>
        <w:t>重启：</w:t>
      </w:r>
    </w:p>
    <w:p w:rsidR="00957860" w:rsidRDefault="00AE5F07">
      <w:pPr>
        <w:pStyle w:val="HR2"/>
        <w:numPr>
          <w:ilvl w:val="0"/>
          <w:numId w:val="35"/>
        </w:numPr>
        <w:ind w:firstLineChars="0"/>
        <w:rPr>
          <w:rFonts w:ascii="Arial" w:hAnsi="Arial" w:cs="Arial"/>
        </w:rPr>
      </w:pPr>
      <w:r>
        <w:rPr>
          <w:rFonts w:ascii="Arial" w:hAnsi="Arial" w:cs="Arial"/>
        </w:rPr>
        <w:t>无论当前处于何种会话模式，</w:t>
      </w:r>
      <w:r>
        <w:rPr>
          <w:rFonts w:ascii="Arial" w:hAnsi="Arial" w:cs="Arial" w:hint="eastAsia"/>
        </w:rPr>
        <w:t>“</w:t>
      </w:r>
      <w:r>
        <w:rPr>
          <w:rFonts w:ascii="Arial" w:hAnsi="Arial" w:cs="Arial"/>
        </w:rPr>
        <w:t>11h 01h</w:t>
      </w:r>
      <w:r>
        <w:rPr>
          <w:rFonts w:ascii="Arial" w:hAnsi="Arial" w:cs="Arial" w:hint="eastAsia"/>
        </w:rPr>
        <w:t>”</w:t>
      </w:r>
      <w:r>
        <w:rPr>
          <w:rFonts w:ascii="Arial" w:hAnsi="Arial" w:cs="Arial"/>
        </w:rPr>
        <w:t>都会</w:t>
      </w:r>
      <w:r>
        <w:rPr>
          <w:rFonts w:ascii="Arial" w:hAnsi="Arial" w:cs="Arial" w:hint="eastAsia"/>
        </w:rPr>
        <w:t>导致</w:t>
      </w:r>
      <w:r>
        <w:rPr>
          <w:rFonts w:ascii="Arial" w:hAnsi="Arial" w:cs="Arial"/>
        </w:rPr>
        <w:t>ECU</w:t>
      </w:r>
      <w:r>
        <w:rPr>
          <w:rFonts w:ascii="Arial" w:hAnsi="Arial" w:cs="Arial"/>
        </w:rPr>
        <w:t>重启；</w:t>
      </w:r>
    </w:p>
    <w:p w:rsidR="00957860" w:rsidRDefault="00AE5F07">
      <w:pPr>
        <w:pStyle w:val="HR2"/>
        <w:numPr>
          <w:ilvl w:val="0"/>
          <w:numId w:val="35"/>
        </w:numPr>
        <w:ind w:firstLineChars="0"/>
        <w:rPr>
          <w:rFonts w:ascii="Arial" w:hAnsi="Arial" w:cs="Arial"/>
        </w:rPr>
      </w:pPr>
      <w:r>
        <w:rPr>
          <w:rFonts w:ascii="Arial" w:hAnsi="Arial" w:cs="Arial"/>
        </w:rPr>
        <w:t>在扩展会话模式或编程会话模式下，</w:t>
      </w:r>
      <w:r>
        <w:rPr>
          <w:rFonts w:ascii="Arial" w:hAnsi="Arial" w:cs="Arial"/>
        </w:rPr>
        <w:t>S3</w:t>
      </w:r>
      <w:r>
        <w:rPr>
          <w:rFonts w:ascii="Arial" w:hAnsi="Arial" w:cs="Arial"/>
        </w:rPr>
        <w:t>定时器超时会导致</w:t>
      </w:r>
      <w:r>
        <w:rPr>
          <w:rFonts w:ascii="Arial" w:hAnsi="Arial" w:cs="Arial"/>
        </w:rPr>
        <w:t>ECU</w:t>
      </w:r>
      <w:r>
        <w:rPr>
          <w:rFonts w:ascii="Arial" w:hAnsi="Arial" w:cs="Arial"/>
        </w:rPr>
        <w:t>重启；</w:t>
      </w:r>
    </w:p>
    <w:p w:rsidR="00957860" w:rsidRDefault="00AE5F07">
      <w:pPr>
        <w:pStyle w:val="HR2"/>
        <w:numPr>
          <w:ilvl w:val="0"/>
          <w:numId w:val="35"/>
        </w:numPr>
        <w:ind w:firstLineChars="0"/>
        <w:rPr>
          <w:rFonts w:ascii="Arial" w:hAnsi="Arial" w:cs="Arial"/>
        </w:rPr>
      </w:pPr>
      <w:r>
        <w:rPr>
          <w:rFonts w:ascii="Arial" w:hAnsi="Arial" w:cs="Arial"/>
        </w:rPr>
        <w:t>在编程会话模式下，</w:t>
      </w:r>
      <w:r>
        <w:rPr>
          <w:rFonts w:ascii="Arial" w:hAnsi="Arial" w:cs="Arial" w:hint="eastAsia"/>
        </w:rPr>
        <w:t>“</w:t>
      </w:r>
      <w:r>
        <w:rPr>
          <w:rFonts w:ascii="Arial" w:hAnsi="Arial" w:cs="Arial"/>
        </w:rPr>
        <w:t>10h 01h</w:t>
      </w:r>
      <w:r>
        <w:rPr>
          <w:rFonts w:ascii="Arial" w:hAnsi="Arial" w:cs="Arial" w:hint="eastAsia"/>
        </w:rPr>
        <w:t>”</w:t>
      </w:r>
      <w:r>
        <w:rPr>
          <w:rFonts w:ascii="Arial" w:hAnsi="Arial" w:cs="Arial"/>
        </w:rPr>
        <w:t>会导致</w:t>
      </w:r>
      <w:r>
        <w:rPr>
          <w:rFonts w:ascii="Arial" w:hAnsi="Arial" w:cs="Arial"/>
        </w:rPr>
        <w:t>ECU</w:t>
      </w:r>
      <w:r>
        <w:rPr>
          <w:rFonts w:ascii="Arial" w:hAnsi="Arial" w:cs="Arial"/>
        </w:rPr>
        <w:t>重启。</w:t>
      </w:r>
    </w:p>
    <w:p w:rsidR="00957860" w:rsidRDefault="00AE5F07">
      <w:pPr>
        <w:pStyle w:val="HR20"/>
        <w:numPr>
          <w:ilvl w:val="1"/>
          <w:numId w:val="33"/>
        </w:numPr>
        <w:tabs>
          <w:tab w:val="clear" w:pos="284"/>
        </w:tabs>
        <w:rPr>
          <w:rFonts w:cs="Arial"/>
        </w:rPr>
      </w:pPr>
      <w:bookmarkStart w:id="75" w:name="_Toc326743922"/>
      <w:bookmarkStart w:id="76" w:name="_Toc329770076"/>
      <w:bookmarkStart w:id="77" w:name="_Toc339285135"/>
      <w:bookmarkStart w:id="78" w:name="_Toc494360584"/>
      <w:r>
        <w:rPr>
          <w:rFonts w:cs="Arial"/>
        </w:rPr>
        <w:t>重编程时序</w:t>
      </w:r>
      <w:bookmarkEnd w:id="75"/>
      <w:bookmarkEnd w:id="76"/>
      <w:bookmarkEnd w:id="77"/>
      <w:bookmarkEnd w:id="78"/>
    </w:p>
    <w:p w:rsidR="00957860" w:rsidRDefault="00AE5F07">
      <w:pPr>
        <w:pStyle w:val="HR2"/>
        <w:ind w:firstLine="480"/>
        <w:rPr>
          <w:rFonts w:ascii="Arial" w:hAnsi="Arial" w:cs="Arial"/>
          <w:color w:val="000000"/>
        </w:rPr>
      </w:pPr>
      <w:r>
        <w:rPr>
          <w:rFonts w:ascii="Arial" w:hAnsi="Arial" w:cs="Arial"/>
          <w:color w:val="000000"/>
        </w:rPr>
        <w:t>重编程时序分为三个编程步骤：</w:t>
      </w:r>
      <w:bookmarkStart w:id="79" w:name="_Toc241416226"/>
      <w:bookmarkStart w:id="80" w:name="_Toc241393428"/>
    </w:p>
    <w:p w:rsidR="00957860" w:rsidRDefault="00AE5F07">
      <w:pPr>
        <w:pStyle w:val="HR2"/>
        <w:numPr>
          <w:ilvl w:val="0"/>
          <w:numId w:val="36"/>
        </w:numPr>
        <w:ind w:firstLineChars="0"/>
        <w:rPr>
          <w:rFonts w:ascii="Arial" w:hAnsi="Arial" w:cs="Arial"/>
        </w:rPr>
      </w:pPr>
      <w:r>
        <w:rPr>
          <w:rFonts w:ascii="Arial" w:hAnsi="Arial" w:cs="Arial"/>
        </w:rPr>
        <w:t>预编程步骤：编程前的</w:t>
      </w:r>
      <w:r>
        <w:rPr>
          <w:rFonts w:ascii="Arial" w:hAnsi="Arial" w:cs="Arial"/>
        </w:rPr>
        <w:t>CAN</w:t>
      </w:r>
      <w:r>
        <w:rPr>
          <w:rFonts w:ascii="Arial" w:hAnsi="Arial" w:cs="Arial"/>
        </w:rPr>
        <w:t>网络准备；</w:t>
      </w:r>
    </w:p>
    <w:p w:rsidR="00957860" w:rsidRDefault="00AE5F07">
      <w:pPr>
        <w:pStyle w:val="HR2"/>
        <w:numPr>
          <w:ilvl w:val="0"/>
          <w:numId w:val="36"/>
        </w:numPr>
        <w:ind w:firstLineChars="0"/>
        <w:rPr>
          <w:rFonts w:ascii="Arial" w:hAnsi="Arial" w:cs="Arial"/>
        </w:rPr>
      </w:pPr>
      <w:r>
        <w:rPr>
          <w:rFonts w:ascii="Arial" w:hAnsi="Arial" w:cs="Arial"/>
        </w:rPr>
        <w:t>主编程步骤：下载应用软件或应用数据；</w:t>
      </w:r>
    </w:p>
    <w:p w:rsidR="00957860" w:rsidRDefault="00AE5F07">
      <w:pPr>
        <w:pStyle w:val="HR2"/>
        <w:numPr>
          <w:ilvl w:val="0"/>
          <w:numId w:val="36"/>
        </w:numPr>
        <w:ind w:firstLineChars="0"/>
        <w:rPr>
          <w:rFonts w:ascii="Arial" w:hAnsi="Arial" w:cs="Arial"/>
        </w:rPr>
      </w:pPr>
      <w:r>
        <w:rPr>
          <w:rFonts w:ascii="Arial" w:hAnsi="Arial" w:cs="Arial"/>
        </w:rPr>
        <w:t>后编程步骤：重同步</w:t>
      </w:r>
      <w:r>
        <w:rPr>
          <w:rFonts w:ascii="Arial" w:hAnsi="Arial" w:cs="Arial"/>
        </w:rPr>
        <w:t>CAN</w:t>
      </w:r>
      <w:r>
        <w:rPr>
          <w:rFonts w:ascii="Arial" w:hAnsi="Arial" w:cs="Arial"/>
        </w:rPr>
        <w:t>网络。</w:t>
      </w:r>
    </w:p>
    <w:p w:rsidR="00957860" w:rsidRDefault="00AE5F07">
      <w:pPr>
        <w:pStyle w:val="HR2"/>
        <w:ind w:firstLine="480"/>
        <w:rPr>
          <w:rFonts w:ascii="Arial" w:hAnsi="Arial" w:cs="Arial"/>
          <w:color w:val="000000"/>
        </w:rPr>
      </w:pPr>
      <w:r>
        <w:rPr>
          <w:rFonts w:ascii="Arial" w:hAnsi="Arial" w:cs="Arial"/>
          <w:color w:val="000000"/>
        </w:rPr>
        <w:t>后面的章节详细描述了这三个步骤。在</w:t>
      </w:r>
      <w:r>
        <w:rPr>
          <w:rFonts w:ascii="Arial" w:hAnsi="Arial" w:cs="Arial"/>
          <w:color w:val="000000"/>
        </w:rPr>
        <w:fldChar w:fldCharType="begin"/>
      </w:r>
      <w:r>
        <w:rPr>
          <w:rFonts w:ascii="Arial" w:hAnsi="Arial" w:cs="Arial"/>
          <w:color w:val="000000"/>
        </w:rPr>
        <w:instrText xml:space="preserve"> REF _Ref492124643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3</w:t>
      </w:r>
      <w:r>
        <w:rPr>
          <w:rFonts w:ascii="Arial" w:hAnsi="Arial" w:cs="Arial"/>
          <w:color w:val="000000"/>
        </w:rPr>
        <w:fldChar w:fldCharType="end"/>
      </w:r>
      <w:r>
        <w:rPr>
          <w:rFonts w:ascii="Arial" w:hAnsi="Arial" w:cs="Arial"/>
          <w:color w:val="000000"/>
        </w:rPr>
        <w:t>、</w:t>
      </w:r>
      <w:r>
        <w:rPr>
          <w:rFonts w:ascii="Arial" w:hAnsi="Arial" w:cs="Arial"/>
          <w:color w:val="000000"/>
        </w:rPr>
        <w:fldChar w:fldCharType="begin"/>
      </w:r>
      <w:r>
        <w:rPr>
          <w:rFonts w:ascii="Arial" w:hAnsi="Arial" w:cs="Arial"/>
          <w:color w:val="000000"/>
        </w:rPr>
        <w:instrText xml:space="preserve"> REF _Ref492124656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4</w:t>
      </w:r>
      <w:r>
        <w:rPr>
          <w:rFonts w:ascii="Arial" w:hAnsi="Arial" w:cs="Arial"/>
          <w:color w:val="000000"/>
        </w:rPr>
        <w:fldChar w:fldCharType="end"/>
      </w:r>
      <w:r>
        <w:rPr>
          <w:rFonts w:ascii="Arial" w:hAnsi="Arial" w:cs="Arial"/>
          <w:color w:val="000000"/>
        </w:rPr>
        <w:t>及</w:t>
      </w:r>
      <w:r>
        <w:rPr>
          <w:rFonts w:ascii="Arial" w:hAnsi="Arial" w:cs="Arial"/>
          <w:color w:val="000000"/>
        </w:rPr>
        <w:fldChar w:fldCharType="begin"/>
      </w:r>
      <w:r>
        <w:rPr>
          <w:rFonts w:ascii="Arial" w:hAnsi="Arial" w:cs="Arial"/>
          <w:color w:val="000000"/>
        </w:rPr>
        <w:instrText xml:space="preserve"> REF _Ref492124665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5</w:t>
      </w:r>
      <w:r>
        <w:rPr>
          <w:rFonts w:ascii="Arial" w:hAnsi="Arial" w:cs="Arial"/>
          <w:color w:val="000000"/>
        </w:rPr>
        <w:fldChar w:fldCharType="end"/>
      </w:r>
      <w:r>
        <w:rPr>
          <w:rFonts w:ascii="Arial" w:hAnsi="Arial" w:cs="Arial"/>
          <w:color w:val="000000"/>
        </w:rPr>
        <w:t>的描述中，可选步骤放在了序列的右边，蓝色框和橙色框代表物理寻址，白色框代表功能寻址。</w:t>
      </w:r>
    </w:p>
    <w:p w:rsidR="00957860" w:rsidRDefault="00AE5F07">
      <w:pPr>
        <w:pStyle w:val="HR2"/>
        <w:ind w:firstLine="480"/>
        <w:rPr>
          <w:rFonts w:ascii="Arial" w:hAnsi="Arial" w:cs="Arial"/>
          <w:color w:val="000000"/>
        </w:rPr>
      </w:pPr>
      <w:r>
        <w:rPr>
          <w:rFonts w:ascii="Arial" w:hAnsi="Arial" w:cs="Arial"/>
          <w:color w:val="000000"/>
        </w:rPr>
        <w:t>如果在预编程、主编程和后编程步骤过程中，任何物理寻址的请求及响应不满足要求，则全部时序须被再次执行，但诊断仪最多允许重新执行一次。</w:t>
      </w:r>
    </w:p>
    <w:p w:rsidR="00957860" w:rsidRDefault="00AE5F07">
      <w:pPr>
        <w:pStyle w:val="HR3"/>
        <w:numPr>
          <w:ilvl w:val="2"/>
          <w:numId w:val="37"/>
        </w:numPr>
        <w:tabs>
          <w:tab w:val="clear" w:pos="284"/>
        </w:tabs>
        <w:rPr>
          <w:rFonts w:cs="Arial"/>
        </w:rPr>
      </w:pPr>
      <w:bookmarkStart w:id="81" w:name="_Toc326743923"/>
      <w:bookmarkStart w:id="82" w:name="_Toc329770077"/>
      <w:bookmarkStart w:id="83" w:name="_Toc339285136"/>
      <w:bookmarkStart w:id="84" w:name="_Toc494360585"/>
      <w:bookmarkEnd w:id="79"/>
      <w:bookmarkEnd w:id="80"/>
      <w:r>
        <w:rPr>
          <w:rFonts w:cs="Arial"/>
        </w:rPr>
        <w:t>预编程步骤</w:t>
      </w:r>
      <w:bookmarkEnd w:id="81"/>
      <w:bookmarkEnd w:id="82"/>
      <w:bookmarkEnd w:id="83"/>
      <w:bookmarkEnd w:id="84"/>
    </w:p>
    <w:p w:rsidR="00957860" w:rsidRDefault="00AE5F07">
      <w:pPr>
        <w:pStyle w:val="HR2"/>
        <w:ind w:firstLine="480"/>
        <w:rPr>
          <w:rFonts w:ascii="Arial" w:hAnsi="Arial" w:cs="Arial"/>
          <w:color w:val="000000"/>
        </w:rPr>
      </w:pPr>
      <w:r>
        <w:rPr>
          <w:rFonts w:ascii="Arial" w:hAnsi="Arial" w:cs="Arial"/>
          <w:color w:val="000000"/>
        </w:rPr>
        <w:t>预编程步骤用来为要下载的</w:t>
      </w:r>
      <w:r>
        <w:rPr>
          <w:rFonts w:ascii="Arial" w:hAnsi="Arial" w:cs="Arial"/>
          <w:color w:val="000000"/>
        </w:rPr>
        <w:t>ECU</w:t>
      </w:r>
      <w:r>
        <w:rPr>
          <w:rFonts w:ascii="Arial" w:hAnsi="Arial" w:cs="Arial"/>
          <w:color w:val="000000"/>
        </w:rPr>
        <w:t>做重编程前的</w:t>
      </w:r>
      <w:r>
        <w:rPr>
          <w:rFonts w:ascii="Arial" w:hAnsi="Arial" w:cs="Arial"/>
          <w:color w:val="000000"/>
        </w:rPr>
        <w:t>CAN</w:t>
      </w:r>
      <w:r>
        <w:rPr>
          <w:rFonts w:ascii="Arial" w:hAnsi="Arial" w:cs="Arial"/>
          <w:color w:val="000000"/>
        </w:rPr>
        <w:t>网络准备。此步骤也包含了提高下载速度的准备。此步骤的请求报文能采用的是物理寻址，或功能寻址。</w:t>
      </w:r>
      <w:bookmarkStart w:id="85" w:name="OLE_LINK27"/>
      <w:bookmarkStart w:id="86" w:name="OLE_LINK26"/>
      <w:r>
        <w:rPr>
          <w:rFonts w:ascii="Arial" w:hAnsi="Arial" w:cs="Arial"/>
          <w:color w:val="000000"/>
        </w:rPr>
        <w:t>预编程步骤</w:t>
      </w:r>
      <w:bookmarkEnd w:id="85"/>
      <w:bookmarkEnd w:id="86"/>
      <w:r>
        <w:rPr>
          <w:rFonts w:ascii="Arial" w:hAnsi="Arial" w:cs="Arial"/>
          <w:color w:val="000000"/>
        </w:rPr>
        <w:t>，如</w:t>
      </w:r>
      <w:r>
        <w:rPr>
          <w:rFonts w:ascii="Arial" w:hAnsi="Arial" w:cs="Arial"/>
          <w:color w:val="000000"/>
        </w:rPr>
        <w:fldChar w:fldCharType="begin"/>
      </w:r>
      <w:r>
        <w:rPr>
          <w:rFonts w:ascii="Arial" w:hAnsi="Arial" w:cs="Arial"/>
          <w:color w:val="000000"/>
        </w:rPr>
        <w:instrText xml:space="preserve"> REF _Ref492124643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3</w:t>
      </w:r>
      <w:r>
        <w:rPr>
          <w:rFonts w:ascii="Arial" w:hAnsi="Arial" w:cs="Arial"/>
          <w:color w:val="000000"/>
        </w:rPr>
        <w:fldChar w:fldCharType="end"/>
      </w:r>
      <w:r>
        <w:rPr>
          <w:rFonts w:ascii="Arial" w:hAnsi="Arial" w:cs="Arial"/>
          <w:color w:val="000000"/>
        </w:rPr>
        <w:t>所示。</w:t>
      </w:r>
    </w:p>
    <w:p w:rsidR="00957860" w:rsidRDefault="00B65A0D">
      <w:pPr>
        <w:pStyle w:val="HR2"/>
        <w:ind w:firstLineChars="0" w:firstLine="0"/>
        <w:jc w:val="center"/>
        <w:rPr>
          <w:rFonts w:ascii="Arial" w:hAnsi="Arial" w:cs="Arial"/>
        </w:rPr>
      </w:pPr>
      <w:r>
        <w:rPr>
          <w:rFonts w:ascii="宋体" w:hAnsi="宋体" w:cs="Arial"/>
          <w:sz w:val="21"/>
          <w:szCs w:val="21"/>
        </w:rPr>
        <w:pict>
          <v:shape id="图片 6" o:spid="_x0000_i1029" type="#_x0000_t75" style="width:307.6pt;height:240.2pt">
            <v:imagedata r:id="rId16" o:title=""/>
          </v:shape>
        </w:pict>
      </w:r>
    </w:p>
    <w:p w:rsidR="00957860" w:rsidRDefault="00AE5F07">
      <w:pPr>
        <w:pStyle w:val="HR2"/>
        <w:widowControl/>
        <w:numPr>
          <w:ilvl w:val="0"/>
          <w:numId w:val="31"/>
        </w:numPr>
        <w:spacing w:line="240" w:lineRule="auto"/>
        <w:ind w:firstLineChars="0"/>
        <w:jc w:val="center"/>
        <w:rPr>
          <w:rFonts w:ascii="Arial" w:hAnsi="Arial" w:cs="Arial"/>
          <w:color w:val="000000"/>
          <w:sz w:val="21"/>
          <w:szCs w:val="21"/>
        </w:rPr>
      </w:pPr>
      <w:bookmarkStart w:id="87" w:name="_Ref492124643"/>
      <w:r>
        <w:rPr>
          <w:rFonts w:ascii="Arial" w:hAnsi="Arial" w:cs="Arial"/>
          <w:color w:val="000000"/>
          <w:sz w:val="21"/>
          <w:szCs w:val="21"/>
        </w:rPr>
        <w:t>预编程步骤</w:t>
      </w:r>
      <w:bookmarkEnd w:id="87"/>
    </w:p>
    <w:p w:rsidR="00957860" w:rsidRDefault="00AE5F07">
      <w:pPr>
        <w:pStyle w:val="HR2"/>
        <w:ind w:firstLine="480"/>
        <w:rPr>
          <w:rFonts w:ascii="Arial" w:hAnsi="Arial" w:cs="Arial"/>
          <w:color w:val="000000"/>
        </w:rPr>
      </w:pPr>
      <w:r>
        <w:rPr>
          <w:rFonts w:ascii="Arial" w:hAnsi="Arial" w:cs="Arial"/>
          <w:color w:val="000000"/>
        </w:rPr>
        <w:lastRenderedPageBreak/>
        <w:t>（</w:t>
      </w:r>
      <w:r>
        <w:rPr>
          <w:rFonts w:ascii="Arial" w:hAnsi="Arial" w:cs="Arial"/>
          <w:color w:val="000000"/>
        </w:rPr>
        <w:t>a</w:t>
      </w:r>
      <w:r>
        <w:rPr>
          <w:rFonts w:ascii="Arial" w:hAnsi="Arial" w:cs="Arial"/>
          <w:color w:val="000000"/>
        </w:rPr>
        <w:t>）诊断会话控制</w:t>
      </w:r>
      <w:r>
        <w:rPr>
          <w:rFonts w:ascii="Arial" w:hAnsi="Arial" w:cs="Arial"/>
          <w:color w:val="000000"/>
        </w:rPr>
        <w:t>10h 03</w:t>
      </w:r>
      <w:bookmarkStart w:id="88" w:name="_Toc229976135"/>
      <w:bookmarkStart w:id="89" w:name="_Toc241393430"/>
      <w:r>
        <w:rPr>
          <w:rFonts w:ascii="Arial" w:hAnsi="Arial" w:cs="Arial"/>
          <w:color w:val="000000"/>
        </w:rPr>
        <w:t>h</w:t>
      </w:r>
      <w:r>
        <w:rPr>
          <w:rFonts w:ascii="Arial" w:hAnsi="Arial" w:cs="Arial"/>
          <w:color w:val="000000"/>
        </w:rPr>
        <w:t>：为了禁止</w:t>
      </w:r>
      <w:r>
        <w:rPr>
          <w:rFonts w:ascii="Arial" w:hAnsi="Arial" w:cs="Arial"/>
          <w:color w:val="000000"/>
        </w:rPr>
        <w:t>ECU</w:t>
      </w:r>
      <w:r>
        <w:rPr>
          <w:rFonts w:ascii="Arial" w:hAnsi="Arial" w:cs="Arial"/>
          <w:color w:val="000000"/>
        </w:rPr>
        <w:t>间的正常通信和控制</w:t>
      </w:r>
      <w:r>
        <w:rPr>
          <w:rFonts w:ascii="Arial" w:hAnsi="Arial" w:cs="Arial"/>
          <w:color w:val="000000"/>
        </w:rPr>
        <w:t>DTC</w:t>
      </w:r>
      <w:r>
        <w:rPr>
          <w:rFonts w:ascii="Arial" w:hAnsi="Arial" w:cs="Arial"/>
          <w:color w:val="000000"/>
        </w:rPr>
        <w:t>设置，预编程需要启动非默认会话模式。通过使用会话类型为扩展会话模式的诊断会话控制（</w:t>
      </w:r>
      <w:r>
        <w:rPr>
          <w:rFonts w:ascii="Arial" w:hAnsi="Arial" w:cs="Arial"/>
          <w:color w:val="000000"/>
        </w:rPr>
        <w:t>10h</w:t>
      </w:r>
      <w:r>
        <w:rPr>
          <w:rFonts w:ascii="Arial" w:hAnsi="Arial" w:cs="Arial"/>
          <w:color w:val="000000"/>
        </w:rPr>
        <w:t>）服务来完成。</w:t>
      </w:r>
      <w:bookmarkStart w:id="90" w:name="OLE_LINK40"/>
      <w:bookmarkStart w:id="91" w:name="OLE_LINK41"/>
      <w:r>
        <w:rPr>
          <w:rFonts w:ascii="Arial" w:hAnsi="Arial" w:cs="Arial"/>
          <w:color w:val="000000"/>
        </w:rPr>
        <w:t>此请求使用一个单帧请求报文，通过功能寻址发送给所有的</w:t>
      </w:r>
      <w:r>
        <w:rPr>
          <w:rFonts w:ascii="Arial" w:hAnsi="Arial" w:cs="Arial"/>
          <w:color w:val="000000"/>
        </w:rPr>
        <w:t>ECU</w:t>
      </w:r>
      <w:r>
        <w:rPr>
          <w:rFonts w:ascii="Arial" w:hAnsi="Arial" w:cs="Arial"/>
          <w:color w:val="000000"/>
        </w:rPr>
        <w:t>。</w:t>
      </w:r>
      <w:bookmarkEnd w:id="90"/>
      <w:bookmarkEnd w:id="91"/>
      <w:r>
        <w:rPr>
          <w:rFonts w:ascii="Arial" w:hAnsi="Arial" w:cs="Arial" w:hint="eastAsia"/>
          <w:color w:val="000000"/>
        </w:rPr>
        <w:t>完成扩展会话模式切换后，诊断仪应持续周期性（</w:t>
      </w:r>
      <w:r>
        <w:rPr>
          <w:rFonts w:ascii="Arial" w:hAnsi="Arial" w:cs="Arial" w:hint="eastAsia"/>
          <w:color w:val="000000"/>
        </w:rPr>
        <w:t>S3client</w:t>
      </w:r>
      <w:r>
        <w:rPr>
          <w:rFonts w:ascii="Arial" w:hAnsi="Arial" w:cs="Arial" w:hint="eastAsia"/>
          <w:color w:val="000000"/>
        </w:rPr>
        <w:t>）发送诊断仪在线服务请求（</w:t>
      </w:r>
      <w:r>
        <w:rPr>
          <w:rFonts w:ascii="Arial" w:hAnsi="Arial" w:cs="Arial" w:hint="eastAsia"/>
          <w:color w:val="000000"/>
        </w:rPr>
        <w:t>3Eh</w:t>
      </w:r>
      <w:r>
        <w:rPr>
          <w:rFonts w:ascii="Arial" w:hAnsi="Arial" w:cs="Arial"/>
          <w:color w:val="000000"/>
        </w:rPr>
        <w:t xml:space="preserve"> 80h</w:t>
      </w:r>
      <w:r>
        <w:rPr>
          <w:rFonts w:ascii="Arial" w:hAnsi="Arial" w:cs="Arial" w:hint="eastAsia"/>
          <w:color w:val="000000"/>
        </w:rPr>
        <w:t>），以维持所有</w:t>
      </w:r>
      <w:r>
        <w:rPr>
          <w:rFonts w:ascii="Arial" w:hAnsi="Arial" w:cs="Arial" w:hint="eastAsia"/>
          <w:color w:val="000000"/>
        </w:rPr>
        <w:t>ECU</w:t>
      </w:r>
      <w:r>
        <w:rPr>
          <w:rFonts w:ascii="Arial" w:hAnsi="Arial" w:cs="Arial" w:hint="eastAsia"/>
          <w:color w:val="000000"/>
        </w:rPr>
        <w:t>的非默认会话模式。诊断仪在线服务请求使用一个单帧请求报文，通过功能寻址发送给所有</w:t>
      </w:r>
      <w:r>
        <w:rPr>
          <w:rFonts w:ascii="Arial" w:hAnsi="Arial" w:cs="Arial" w:hint="eastAsia"/>
          <w:color w:val="000000"/>
        </w:rPr>
        <w:t>ECU</w:t>
      </w:r>
      <w:r>
        <w:rPr>
          <w:rFonts w:ascii="Arial" w:hAnsi="Arial" w:cs="Arial" w:hint="eastAsia"/>
          <w:color w:val="000000"/>
        </w:rPr>
        <w:t>。</w:t>
      </w:r>
    </w:p>
    <w:p w:rsidR="00957860" w:rsidRDefault="00AE5F07">
      <w:pPr>
        <w:pStyle w:val="HR2"/>
        <w:ind w:firstLine="480"/>
        <w:rPr>
          <w:rFonts w:ascii="Arial" w:hAnsi="Arial" w:cs="Arial"/>
          <w:color w:val="000000"/>
        </w:rPr>
      </w:pPr>
      <w:bookmarkStart w:id="92" w:name="OLE_LINK30"/>
      <w:bookmarkStart w:id="93" w:name="OLE_LINK31"/>
      <w:bookmarkStart w:id="94" w:name="_Toc229976136"/>
      <w:bookmarkStart w:id="95" w:name="_Toc241393431"/>
      <w:bookmarkEnd w:id="88"/>
      <w:bookmarkEnd w:id="89"/>
      <w:r>
        <w:rPr>
          <w:rFonts w:ascii="Arial" w:hAnsi="Arial" w:cs="Arial"/>
          <w:color w:val="000000"/>
        </w:rPr>
        <w:t>（</w:t>
      </w:r>
      <w:r>
        <w:rPr>
          <w:rFonts w:ascii="Arial" w:hAnsi="Arial" w:cs="Arial"/>
          <w:color w:val="000000"/>
        </w:rPr>
        <w:t>b</w:t>
      </w:r>
      <w:r>
        <w:rPr>
          <w:rFonts w:ascii="Arial" w:hAnsi="Arial" w:cs="Arial"/>
          <w:color w:val="000000"/>
        </w:rPr>
        <w:t>）</w:t>
      </w:r>
      <w:bookmarkStart w:id="96" w:name="OLE_LINK34"/>
      <w:bookmarkStart w:id="97" w:name="OLE_LINK35"/>
      <w:bookmarkEnd w:id="92"/>
      <w:bookmarkEnd w:id="93"/>
      <w:r>
        <w:rPr>
          <w:rFonts w:ascii="Arial" w:hAnsi="Arial" w:cs="Arial"/>
          <w:color w:val="000000"/>
        </w:rPr>
        <w:t>例程控制</w:t>
      </w:r>
      <w:bookmarkStart w:id="98" w:name="OLE_LINK38"/>
      <w:bookmarkStart w:id="99" w:name="OLE_LINK39"/>
      <w:r>
        <w:rPr>
          <w:rFonts w:ascii="Arial" w:hAnsi="Arial" w:cs="Arial" w:hint="eastAsia"/>
          <w:color w:val="000000"/>
        </w:rPr>
        <w:t>“</w:t>
      </w:r>
      <w:r>
        <w:rPr>
          <w:rFonts w:ascii="Arial" w:hAnsi="Arial" w:cs="Arial"/>
          <w:color w:val="000000"/>
        </w:rPr>
        <w:t>检查编程预条件</w:t>
      </w:r>
      <w:bookmarkEnd w:id="98"/>
      <w:bookmarkEnd w:id="99"/>
      <w:r>
        <w:rPr>
          <w:rFonts w:ascii="Arial" w:hAnsi="Arial" w:cs="Arial" w:hint="eastAsia"/>
          <w:color w:val="000000"/>
        </w:rPr>
        <w:t>”</w:t>
      </w:r>
      <w:r>
        <w:rPr>
          <w:rFonts w:ascii="Arial" w:hAnsi="Arial" w:cs="Arial"/>
          <w:color w:val="000000"/>
        </w:rPr>
        <w:t xml:space="preserve">31h 01h </w:t>
      </w:r>
      <w:r>
        <w:rPr>
          <w:rFonts w:ascii="Arial" w:hAnsi="Arial" w:cs="Arial" w:hint="eastAsia"/>
          <w:color w:val="000000"/>
        </w:rPr>
        <w:t>02</w:t>
      </w:r>
      <w:r>
        <w:rPr>
          <w:rFonts w:ascii="Arial" w:hAnsi="Arial" w:cs="Arial"/>
          <w:color w:val="000000"/>
        </w:rPr>
        <w:t>h 0</w:t>
      </w:r>
      <w:bookmarkEnd w:id="96"/>
      <w:bookmarkEnd w:id="97"/>
      <w:r>
        <w:rPr>
          <w:rFonts w:ascii="Arial" w:hAnsi="Arial" w:cs="Arial" w:hint="eastAsia"/>
          <w:color w:val="000000"/>
        </w:rPr>
        <w:t>3</w:t>
      </w:r>
      <w:r>
        <w:rPr>
          <w:rFonts w:ascii="Arial" w:hAnsi="Arial" w:cs="Arial"/>
          <w:color w:val="000000"/>
        </w:rPr>
        <w:t>h</w:t>
      </w:r>
      <w:r>
        <w:rPr>
          <w:rFonts w:ascii="Arial" w:hAnsi="Arial" w:cs="Arial"/>
          <w:color w:val="000000"/>
        </w:rPr>
        <w:t>：通过此例程来检查</w:t>
      </w:r>
      <w:r>
        <w:rPr>
          <w:rFonts w:ascii="Arial" w:hAnsi="Arial" w:cs="Arial"/>
          <w:color w:val="000000"/>
        </w:rPr>
        <w:t>ECU</w:t>
      </w:r>
      <w:r>
        <w:rPr>
          <w:rFonts w:ascii="Arial" w:hAnsi="Arial" w:cs="Arial"/>
          <w:color w:val="000000"/>
        </w:rPr>
        <w:t>编程条件，从而确保系统安全，预编程检验条件由</w:t>
      </w:r>
      <w:r>
        <w:rPr>
          <w:rFonts w:ascii="Arial" w:hAnsi="Arial" w:cs="Arial"/>
          <w:color w:val="000000"/>
        </w:rPr>
        <w:t>ECU</w:t>
      </w:r>
      <w:r>
        <w:rPr>
          <w:rFonts w:ascii="Arial" w:hAnsi="Arial" w:cs="Arial"/>
          <w:color w:val="000000"/>
        </w:rPr>
        <w:t>决定，如果有任何不安全的因素，</w:t>
      </w:r>
      <w:r>
        <w:rPr>
          <w:rFonts w:ascii="Arial" w:hAnsi="Arial" w:cs="Arial"/>
          <w:color w:val="000000"/>
        </w:rPr>
        <w:t>ECU</w:t>
      </w:r>
      <w:r>
        <w:rPr>
          <w:rFonts w:ascii="Arial" w:hAnsi="Arial" w:cs="Arial"/>
          <w:color w:val="000000"/>
        </w:rPr>
        <w:t>应该拒绝编程。</w:t>
      </w:r>
    </w:p>
    <w:p w:rsidR="00957860" w:rsidRDefault="00AE5F07">
      <w:pPr>
        <w:pStyle w:val="HR2"/>
        <w:ind w:firstLine="480"/>
        <w:rPr>
          <w:rFonts w:ascii="Arial" w:hAnsi="Arial" w:cs="Arial"/>
          <w:color w:val="000000"/>
        </w:rPr>
      </w:pPr>
      <w:r>
        <w:rPr>
          <w:rFonts w:ascii="Arial" w:hAnsi="Arial" w:cs="Arial"/>
          <w:color w:val="000000"/>
        </w:rPr>
        <w:t>注意：如果</w:t>
      </w:r>
      <w:r>
        <w:rPr>
          <w:rFonts w:ascii="Arial" w:hAnsi="Arial" w:cs="Arial"/>
          <w:color w:val="000000"/>
        </w:rPr>
        <w:t>ECU</w:t>
      </w:r>
      <w:r>
        <w:rPr>
          <w:rFonts w:ascii="Arial" w:hAnsi="Arial" w:cs="Arial"/>
          <w:color w:val="000000"/>
        </w:rPr>
        <w:t>在未收到</w:t>
      </w:r>
      <w:r>
        <w:rPr>
          <w:rFonts w:ascii="Arial" w:hAnsi="Arial" w:cs="Arial" w:hint="eastAsia"/>
          <w:color w:val="000000"/>
        </w:rPr>
        <w:t>“</w:t>
      </w:r>
      <w:r>
        <w:rPr>
          <w:rFonts w:ascii="Arial" w:hAnsi="Arial" w:cs="Arial"/>
          <w:color w:val="000000"/>
        </w:rPr>
        <w:t>检查编程预条件</w:t>
      </w:r>
      <w:r>
        <w:rPr>
          <w:rFonts w:ascii="Arial" w:hAnsi="Arial" w:cs="Arial" w:hint="eastAsia"/>
          <w:color w:val="000000"/>
        </w:rPr>
        <w:t>”</w:t>
      </w:r>
      <w:r>
        <w:rPr>
          <w:rFonts w:ascii="Arial" w:hAnsi="Arial" w:cs="Arial"/>
          <w:color w:val="000000"/>
        </w:rPr>
        <w:t>例程（</w:t>
      </w:r>
      <w:r>
        <w:rPr>
          <w:rFonts w:ascii="Arial" w:hAnsi="Arial" w:cs="Arial"/>
          <w:color w:val="000000"/>
        </w:rPr>
        <w:t xml:space="preserve">31h 01h </w:t>
      </w:r>
      <w:r>
        <w:rPr>
          <w:rFonts w:ascii="Arial" w:hAnsi="Arial" w:cs="Arial" w:hint="eastAsia"/>
          <w:color w:val="000000"/>
        </w:rPr>
        <w:t>02</w:t>
      </w:r>
      <w:r>
        <w:rPr>
          <w:rFonts w:ascii="Arial" w:hAnsi="Arial" w:cs="Arial"/>
          <w:color w:val="000000"/>
        </w:rPr>
        <w:t xml:space="preserve">h </w:t>
      </w:r>
      <w:r>
        <w:rPr>
          <w:rFonts w:ascii="Arial" w:hAnsi="Arial" w:cs="Arial" w:hint="eastAsia"/>
          <w:color w:val="000000"/>
        </w:rPr>
        <w:t>03</w:t>
      </w:r>
      <w:r>
        <w:rPr>
          <w:rFonts w:ascii="Arial" w:hAnsi="Arial" w:cs="Arial"/>
          <w:color w:val="000000"/>
        </w:rPr>
        <w:t>h</w:t>
      </w:r>
      <w:r>
        <w:rPr>
          <w:rFonts w:ascii="Arial" w:hAnsi="Arial" w:cs="Arial"/>
          <w:color w:val="000000"/>
        </w:rPr>
        <w:t>）的情况下，收到</w:t>
      </w:r>
      <w:r>
        <w:rPr>
          <w:rFonts w:ascii="Arial" w:hAnsi="Arial" w:cs="Arial" w:hint="eastAsia"/>
          <w:color w:val="000000"/>
        </w:rPr>
        <w:t>“</w:t>
      </w:r>
      <w:r>
        <w:rPr>
          <w:rFonts w:ascii="Arial" w:hAnsi="Arial" w:cs="Arial"/>
          <w:color w:val="000000"/>
        </w:rPr>
        <w:t>10h 02h</w:t>
      </w:r>
      <w:r>
        <w:rPr>
          <w:rFonts w:ascii="Arial" w:hAnsi="Arial" w:cs="Arial" w:hint="eastAsia"/>
          <w:color w:val="000000"/>
        </w:rPr>
        <w:t>”</w:t>
      </w:r>
      <w:r>
        <w:rPr>
          <w:rFonts w:ascii="Arial" w:hAnsi="Arial" w:cs="Arial"/>
          <w:color w:val="000000"/>
        </w:rPr>
        <w:t>请求，</w:t>
      </w:r>
      <w:r>
        <w:rPr>
          <w:rFonts w:ascii="Arial" w:hAnsi="Arial" w:cs="Arial"/>
          <w:color w:val="000000"/>
        </w:rPr>
        <w:t>ECU</w:t>
      </w:r>
      <w:r>
        <w:rPr>
          <w:rFonts w:ascii="Arial" w:hAnsi="Arial" w:cs="Arial"/>
          <w:color w:val="000000"/>
        </w:rPr>
        <w:t>应该拒绝进入</w:t>
      </w:r>
      <w:r>
        <w:rPr>
          <w:rFonts w:ascii="Arial" w:hAnsi="Arial" w:cs="Arial"/>
          <w:color w:val="000000"/>
        </w:rPr>
        <w:t>Bootloader</w:t>
      </w:r>
      <w:r>
        <w:rPr>
          <w:rFonts w:ascii="Arial" w:hAnsi="Arial" w:cs="Arial"/>
          <w:color w:val="000000"/>
        </w:rPr>
        <w:t>模式，并且发送否定响应。</w:t>
      </w:r>
    </w:p>
    <w:p w:rsidR="00957860" w:rsidRDefault="00AE5F07">
      <w:pPr>
        <w:pStyle w:val="HR2"/>
        <w:ind w:firstLine="480"/>
        <w:rPr>
          <w:rFonts w:ascii="Arial" w:hAnsi="Arial" w:cs="Arial"/>
          <w:color w:val="000000"/>
        </w:rPr>
      </w:pPr>
      <w:bookmarkStart w:id="100" w:name="_Toc229976137"/>
      <w:bookmarkStart w:id="101" w:name="_Toc241393432"/>
      <w:bookmarkEnd w:id="94"/>
      <w:bookmarkEnd w:id="95"/>
      <w:r>
        <w:rPr>
          <w:rFonts w:ascii="Arial" w:hAnsi="Arial" w:cs="Arial"/>
          <w:color w:val="000000"/>
        </w:rPr>
        <w:t>（</w:t>
      </w:r>
      <w:r>
        <w:rPr>
          <w:rFonts w:ascii="Arial" w:hAnsi="Arial" w:cs="Arial"/>
          <w:color w:val="000000"/>
        </w:rPr>
        <w:t>c</w:t>
      </w:r>
      <w:r>
        <w:rPr>
          <w:rFonts w:ascii="Arial" w:hAnsi="Arial" w:cs="Arial"/>
          <w:color w:val="000000"/>
        </w:rPr>
        <w:t>）控制</w:t>
      </w:r>
      <w:r>
        <w:rPr>
          <w:rFonts w:ascii="Arial" w:hAnsi="Arial" w:cs="Arial"/>
          <w:color w:val="000000"/>
        </w:rPr>
        <w:t>DTC</w:t>
      </w:r>
      <w:r>
        <w:rPr>
          <w:rFonts w:ascii="Arial" w:hAnsi="Arial" w:cs="Arial"/>
          <w:color w:val="000000"/>
        </w:rPr>
        <w:t>设置</w:t>
      </w:r>
      <w:r>
        <w:rPr>
          <w:rFonts w:ascii="Arial" w:hAnsi="Arial" w:cs="Arial"/>
          <w:color w:val="000000"/>
        </w:rPr>
        <w:t>85h 02h</w:t>
      </w:r>
      <w:r>
        <w:rPr>
          <w:rFonts w:ascii="Arial" w:hAnsi="Arial" w:cs="Arial"/>
          <w:color w:val="000000"/>
        </w:rPr>
        <w:t>：诊断仪</w:t>
      </w:r>
      <w:r>
        <w:rPr>
          <w:rFonts w:ascii="Arial" w:hAnsi="Arial" w:cs="Arial" w:hint="eastAsia"/>
          <w:color w:val="000000"/>
        </w:rPr>
        <w:t>发送</w:t>
      </w:r>
      <w:r>
        <w:rPr>
          <w:rFonts w:ascii="Arial" w:hAnsi="Arial" w:cs="Arial"/>
          <w:color w:val="000000"/>
        </w:rPr>
        <w:t>DTC</w:t>
      </w:r>
      <w:r>
        <w:rPr>
          <w:rFonts w:ascii="Arial" w:hAnsi="Arial" w:cs="Arial"/>
          <w:color w:val="000000"/>
        </w:rPr>
        <w:t>设置类型设为</w:t>
      </w:r>
      <w:r>
        <w:rPr>
          <w:rFonts w:ascii="宋体" w:hAnsi="宋体" w:cs="Arial"/>
          <w:color w:val="000000"/>
        </w:rPr>
        <w:t>“关闭”</w:t>
      </w:r>
      <w:r>
        <w:rPr>
          <w:rFonts w:ascii="Arial" w:hAnsi="Arial" w:cs="Arial"/>
          <w:color w:val="000000"/>
        </w:rPr>
        <w:t>的控制</w:t>
      </w:r>
      <w:r>
        <w:rPr>
          <w:rFonts w:ascii="Arial" w:hAnsi="Arial" w:cs="Arial"/>
          <w:color w:val="000000"/>
        </w:rPr>
        <w:t>DTC</w:t>
      </w:r>
      <w:r>
        <w:rPr>
          <w:rFonts w:ascii="Arial" w:hAnsi="Arial" w:cs="Arial"/>
          <w:color w:val="000000"/>
        </w:rPr>
        <w:t>设置服务请求。</w:t>
      </w:r>
      <w:bookmarkStart w:id="102" w:name="OLE_LINK50"/>
      <w:bookmarkStart w:id="103" w:name="OLE_LINK51"/>
      <w:r>
        <w:rPr>
          <w:rFonts w:ascii="Arial" w:hAnsi="Arial" w:cs="Arial"/>
          <w:color w:val="000000"/>
        </w:rPr>
        <w:t>此请求使用一个单帧请求报文，通过功能寻址发送给所有的</w:t>
      </w:r>
      <w:r>
        <w:rPr>
          <w:rFonts w:ascii="Arial" w:hAnsi="Arial" w:cs="Arial"/>
          <w:color w:val="000000"/>
        </w:rPr>
        <w:t>ECU</w:t>
      </w:r>
      <w:r>
        <w:rPr>
          <w:rFonts w:ascii="Arial" w:hAnsi="Arial" w:cs="Arial"/>
          <w:color w:val="000000"/>
        </w:rPr>
        <w:t>。</w:t>
      </w:r>
      <w:bookmarkEnd w:id="102"/>
      <w:bookmarkEnd w:id="103"/>
    </w:p>
    <w:bookmarkEnd w:id="100"/>
    <w:bookmarkEnd w:id="101"/>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d</w:t>
      </w:r>
      <w:r>
        <w:rPr>
          <w:rFonts w:ascii="Arial" w:hAnsi="Arial" w:cs="Arial"/>
          <w:color w:val="000000"/>
        </w:rPr>
        <w:t>）通信控制</w:t>
      </w:r>
      <w:r>
        <w:rPr>
          <w:rFonts w:ascii="Arial" w:hAnsi="Arial" w:cs="Arial"/>
          <w:color w:val="000000"/>
        </w:rPr>
        <w:t>28h 03h 03h</w:t>
      </w:r>
      <w:r>
        <w:rPr>
          <w:rFonts w:ascii="Arial" w:hAnsi="Arial" w:cs="Arial"/>
          <w:color w:val="000000"/>
        </w:rPr>
        <w:t>：</w:t>
      </w:r>
      <w:bookmarkStart w:id="104" w:name="_Toc241393433"/>
      <w:bookmarkStart w:id="105" w:name="_Toc229976138"/>
      <w:r>
        <w:rPr>
          <w:rFonts w:ascii="Arial" w:hAnsi="Arial" w:cs="Arial"/>
          <w:color w:val="000000"/>
        </w:rPr>
        <w:t>诊断仪通过通信控制（</w:t>
      </w:r>
      <w:r>
        <w:rPr>
          <w:rFonts w:ascii="Arial" w:hAnsi="Arial" w:cs="Arial"/>
          <w:color w:val="000000"/>
        </w:rPr>
        <w:t>28h</w:t>
      </w:r>
      <w:r>
        <w:rPr>
          <w:rFonts w:ascii="Arial" w:hAnsi="Arial" w:cs="Arial"/>
          <w:color w:val="000000"/>
        </w:rPr>
        <w:t>）服务请求，禁止非诊断报文的发送和接收。请求中的控制类型参数置为</w:t>
      </w:r>
      <w:r>
        <w:rPr>
          <w:rFonts w:ascii="Arial" w:hAnsi="Arial" w:cs="Arial" w:hint="eastAsia"/>
          <w:color w:val="000000"/>
        </w:rPr>
        <w:t>“</w:t>
      </w:r>
      <w:r>
        <w:rPr>
          <w:rFonts w:ascii="Arial" w:hAnsi="Arial" w:cs="Arial"/>
          <w:color w:val="000000"/>
        </w:rPr>
        <w:t>disable the transmission and the reception</w:t>
      </w:r>
      <w:r>
        <w:rPr>
          <w:rFonts w:ascii="Arial" w:hAnsi="Arial" w:cs="Arial" w:hint="eastAsia"/>
          <w:color w:val="000000"/>
        </w:rPr>
        <w:t>”</w:t>
      </w:r>
      <w:r>
        <w:rPr>
          <w:rFonts w:ascii="Arial" w:hAnsi="Arial" w:cs="Arial"/>
          <w:color w:val="000000"/>
        </w:rPr>
        <w:t>，通信类型置为</w:t>
      </w:r>
      <w:r>
        <w:rPr>
          <w:rFonts w:ascii="Arial" w:hAnsi="Arial" w:cs="Arial" w:hint="eastAsia"/>
          <w:color w:val="000000"/>
        </w:rPr>
        <w:t>“</w:t>
      </w:r>
      <w:r>
        <w:rPr>
          <w:rFonts w:ascii="Arial" w:hAnsi="Arial" w:cs="Arial"/>
          <w:color w:val="000000"/>
        </w:rPr>
        <w:t>application and network management messages</w:t>
      </w:r>
      <w:r>
        <w:rPr>
          <w:rFonts w:ascii="Arial" w:hAnsi="Arial" w:cs="Arial" w:hint="eastAsia"/>
          <w:color w:val="000000"/>
        </w:rPr>
        <w:t>”</w:t>
      </w:r>
      <w:r>
        <w:rPr>
          <w:rFonts w:ascii="Arial" w:hAnsi="Arial" w:cs="Arial"/>
          <w:color w:val="000000"/>
        </w:rPr>
        <w:t>。此请求使用一个单帧请求报文，通过功能寻址发送给所有的</w:t>
      </w:r>
      <w:r>
        <w:rPr>
          <w:rFonts w:ascii="Arial" w:hAnsi="Arial" w:cs="Arial"/>
          <w:color w:val="000000"/>
        </w:rPr>
        <w:t>ECU</w:t>
      </w:r>
      <w:r>
        <w:rPr>
          <w:rFonts w:ascii="Arial" w:hAnsi="Arial" w:cs="Arial"/>
          <w:color w:val="000000"/>
        </w:rPr>
        <w:t>。</w:t>
      </w:r>
    </w:p>
    <w:bookmarkEnd w:id="104"/>
    <w:bookmarkEnd w:id="105"/>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e</w:t>
      </w:r>
      <w:r>
        <w:rPr>
          <w:rFonts w:ascii="Arial" w:hAnsi="Arial" w:cs="Arial"/>
          <w:color w:val="000000"/>
        </w:rPr>
        <w:t>）读取数据</w:t>
      </w:r>
      <w:r>
        <w:rPr>
          <w:rFonts w:ascii="Arial" w:hAnsi="Arial" w:cs="Arial"/>
          <w:color w:val="000000"/>
        </w:rPr>
        <w:t>22h xxh</w:t>
      </w:r>
      <w:r>
        <w:rPr>
          <w:rFonts w:ascii="Arial" w:hAnsi="Arial" w:cs="Arial" w:hint="eastAsia"/>
          <w:color w:val="000000"/>
        </w:rPr>
        <w:t xml:space="preserve"> </w:t>
      </w:r>
      <w:r>
        <w:rPr>
          <w:rFonts w:ascii="Arial" w:hAnsi="Arial" w:cs="Arial"/>
          <w:color w:val="000000"/>
        </w:rPr>
        <w:t>yyh</w:t>
      </w:r>
      <w:r>
        <w:rPr>
          <w:rFonts w:ascii="Arial" w:hAnsi="Arial" w:cs="Arial"/>
          <w:color w:val="000000"/>
        </w:rPr>
        <w:t>：在禁止正常通信后，读取被编程的</w:t>
      </w:r>
      <w:r>
        <w:rPr>
          <w:rFonts w:ascii="Arial" w:hAnsi="Arial" w:cs="Arial"/>
          <w:color w:val="000000"/>
        </w:rPr>
        <w:t>ECU</w:t>
      </w:r>
      <w:r>
        <w:rPr>
          <w:rFonts w:ascii="Arial" w:hAnsi="Arial" w:cs="Arial"/>
          <w:color w:val="000000"/>
        </w:rPr>
        <w:t>的状态（如：编程的应用软件和数据）。从被编程的</w:t>
      </w:r>
      <w:r>
        <w:rPr>
          <w:rFonts w:ascii="Arial" w:hAnsi="Arial" w:cs="Arial"/>
          <w:color w:val="000000"/>
        </w:rPr>
        <w:t>ECU</w:t>
      </w:r>
      <w:r>
        <w:rPr>
          <w:rFonts w:ascii="Arial" w:hAnsi="Arial" w:cs="Arial"/>
          <w:color w:val="000000"/>
        </w:rPr>
        <w:t>读取服务器标识数据，标识如应用软件标识、应用数据标识、</w:t>
      </w:r>
      <w:r>
        <w:rPr>
          <w:rFonts w:ascii="Arial" w:hAnsi="Arial" w:cs="Arial"/>
          <w:color w:val="000000"/>
        </w:rPr>
        <w:t>Bootloader</w:t>
      </w:r>
      <w:r>
        <w:rPr>
          <w:rFonts w:ascii="Arial" w:hAnsi="Arial" w:cs="Arial"/>
          <w:color w:val="000000"/>
        </w:rPr>
        <w:t>软件标识。读取数据服务为可选服务，读取的内容由</w:t>
      </w:r>
      <w:r>
        <w:rPr>
          <w:rFonts w:ascii="Arial" w:hAnsi="Arial" w:cs="Arial"/>
          <w:color w:val="000000"/>
        </w:rPr>
        <w:t>ECU</w:t>
      </w:r>
      <w:r>
        <w:rPr>
          <w:rFonts w:ascii="Arial" w:hAnsi="Arial" w:cs="Arial"/>
          <w:color w:val="000000"/>
        </w:rPr>
        <w:t>供应商定义。</w:t>
      </w:r>
    </w:p>
    <w:p w:rsidR="00957860" w:rsidRDefault="00AE5F07">
      <w:pPr>
        <w:pStyle w:val="HR3"/>
        <w:numPr>
          <w:ilvl w:val="2"/>
          <w:numId w:val="37"/>
        </w:numPr>
        <w:tabs>
          <w:tab w:val="clear" w:pos="284"/>
        </w:tabs>
        <w:rPr>
          <w:rFonts w:cs="Arial"/>
        </w:rPr>
      </w:pPr>
      <w:bookmarkStart w:id="106" w:name="_Toc326743924"/>
      <w:bookmarkStart w:id="107" w:name="_Toc329770078"/>
      <w:bookmarkStart w:id="108" w:name="_Toc339285137"/>
      <w:bookmarkStart w:id="109" w:name="_Toc494360586"/>
      <w:r>
        <w:rPr>
          <w:rFonts w:cs="Arial"/>
        </w:rPr>
        <w:t>主编程步骤</w:t>
      </w:r>
      <w:bookmarkEnd w:id="106"/>
      <w:bookmarkEnd w:id="107"/>
      <w:bookmarkEnd w:id="108"/>
      <w:bookmarkEnd w:id="109"/>
    </w:p>
    <w:p w:rsidR="00957860" w:rsidRDefault="00AE5F07">
      <w:pPr>
        <w:pStyle w:val="HR2"/>
        <w:ind w:firstLine="480"/>
        <w:rPr>
          <w:rFonts w:ascii="Arial" w:hAnsi="Arial" w:cs="Arial"/>
          <w:color w:val="000000"/>
        </w:rPr>
      </w:pPr>
      <w:r>
        <w:rPr>
          <w:rFonts w:ascii="Arial" w:hAnsi="Arial" w:cs="Arial"/>
          <w:color w:val="000000"/>
        </w:rPr>
        <w:t>在预编程步骤之后，是主编程步骤。主编程时序是单个</w:t>
      </w:r>
      <w:r>
        <w:rPr>
          <w:rFonts w:ascii="Arial" w:hAnsi="Arial" w:cs="Arial"/>
          <w:color w:val="000000"/>
        </w:rPr>
        <w:t>ECU</w:t>
      </w:r>
      <w:r>
        <w:rPr>
          <w:rFonts w:ascii="Arial" w:hAnsi="Arial" w:cs="Arial"/>
          <w:color w:val="000000"/>
        </w:rPr>
        <w:t>编程事件的应用，因此所有服务的请求都使用物理寻址。</w:t>
      </w:r>
    </w:p>
    <w:p w:rsidR="00957860" w:rsidRDefault="00AE5F07">
      <w:pPr>
        <w:pStyle w:val="HR2"/>
        <w:ind w:firstLine="480"/>
        <w:rPr>
          <w:rFonts w:ascii="Arial" w:hAnsi="Arial" w:cs="Arial"/>
          <w:color w:val="000000"/>
        </w:rPr>
      </w:pPr>
      <w:r>
        <w:rPr>
          <w:rFonts w:ascii="Arial" w:hAnsi="Arial" w:cs="Arial"/>
          <w:color w:val="000000"/>
        </w:rPr>
        <w:fldChar w:fldCharType="begin"/>
      </w:r>
      <w:r>
        <w:rPr>
          <w:rFonts w:ascii="Arial" w:hAnsi="Arial" w:cs="Arial"/>
          <w:color w:val="000000"/>
        </w:rPr>
        <w:instrText xml:space="preserve"> REF _Ref492124656 \r \h </w:instrText>
      </w:r>
      <w:r>
        <w:rPr>
          <w:rFonts w:ascii="Arial" w:hAnsi="Arial" w:cs="Arial"/>
          <w:color w:val="000000"/>
        </w:rPr>
      </w:r>
      <w:r>
        <w:rPr>
          <w:rFonts w:ascii="Arial" w:hAnsi="Arial" w:cs="Arial"/>
          <w:color w:val="000000"/>
        </w:rPr>
        <w:fldChar w:fldCharType="separate"/>
      </w:r>
      <w:r>
        <w:rPr>
          <w:rFonts w:ascii="Arial" w:hAnsi="Arial" w:cs="Arial" w:hint="eastAsia"/>
          <w:color w:val="000000"/>
        </w:rPr>
        <w:t>图</w:t>
      </w:r>
      <w:r>
        <w:rPr>
          <w:rFonts w:ascii="Arial" w:hAnsi="Arial" w:cs="Arial" w:hint="eastAsia"/>
          <w:color w:val="000000"/>
        </w:rPr>
        <w:t>4</w:t>
      </w:r>
      <w:r>
        <w:rPr>
          <w:rFonts w:ascii="Arial" w:hAnsi="Arial" w:cs="Arial"/>
          <w:color w:val="000000"/>
        </w:rPr>
        <w:fldChar w:fldCharType="end"/>
      </w:r>
      <w:r>
        <w:rPr>
          <w:rFonts w:ascii="Arial" w:hAnsi="Arial" w:cs="Arial"/>
          <w:color w:val="000000"/>
        </w:rPr>
        <w:t>描述了在主编程步骤中执行的各个服务。</w:t>
      </w:r>
    </w:p>
    <w:p w:rsidR="00957860" w:rsidRDefault="003F1306">
      <w:pPr>
        <w:pStyle w:val="HR2"/>
        <w:ind w:firstLineChars="0" w:firstLine="0"/>
        <w:jc w:val="center"/>
        <w:rPr>
          <w:rFonts w:ascii="Arial" w:hAnsi="Arial" w:cs="Arial"/>
        </w:rPr>
      </w:pPr>
      <w:r>
        <w:lastRenderedPageBreak/>
        <w:pict>
          <v:shape id="图片 4" o:spid="_x0000_i1030" type="#_x0000_t75" style="width:357.1pt;height:272.45pt">
            <v:imagedata r:id="rId17" o:title=""/>
          </v:shape>
        </w:pict>
      </w:r>
    </w:p>
    <w:p w:rsidR="00957860" w:rsidRDefault="00AE5F07">
      <w:pPr>
        <w:pStyle w:val="HR2"/>
        <w:widowControl/>
        <w:numPr>
          <w:ilvl w:val="0"/>
          <w:numId w:val="31"/>
        </w:numPr>
        <w:spacing w:line="240" w:lineRule="auto"/>
        <w:ind w:firstLineChars="0"/>
        <w:jc w:val="center"/>
        <w:rPr>
          <w:rFonts w:ascii="Arial" w:hAnsi="Arial" w:cs="Arial"/>
          <w:color w:val="000000"/>
          <w:sz w:val="21"/>
          <w:szCs w:val="21"/>
        </w:rPr>
      </w:pPr>
      <w:bookmarkStart w:id="110" w:name="_Ref492124656"/>
      <w:bookmarkStart w:id="111" w:name="_Toc229976140"/>
      <w:bookmarkStart w:id="112" w:name="_Toc241393435"/>
      <w:r>
        <w:rPr>
          <w:rFonts w:ascii="Arial" w:hAnsi="Arial" w:cs="Arial"/>
          <w:color w:val="000000"/>
          <w:sz w:val="21"/>
          <w:szCs w:val="21"/>
        </w:rPr>
        <w:t>主编程步骤</w:t>
      </w:r>
      <w:bookmarkEnd w:id="110"/>
    </w:p>
    <w:p w:rsidR="00957860" w:rsidRDefault="00AE5F07">
      <w:pPr>
        <w:pStyle w:val="HR2"/>
        <w:ind w:firstLine="480"/>
        <w:rPr>
          <w:rFonts w:ascii="Arial" w:hAnsi="Arial" w:cs="Arial"/>
          <w:color w:val="000000"/>
        </w:rPr>
      </w:pPr>
      <w:bookmarkStart w:id="113" w:name="OLE_LINK32"/>
      <w:bookmarkStart w:id="114" w:name="OLE_LINK33"/>
      <w:bookmarkStart w:id="115" w:name="_Toc229976141"/>
      <w:bookmarkStart w:id="116" w:name="_Toc241393436"/>
      <w:bookmarkEnd w:id="111"/>
      <w:bookmarkEnd w:id="112"/>
      <w:r>
        <w:rPr>
          <w:rFonts w:ascii="Arial" w:hAnsi="Arial" w:cs="Arial"/>
          <w:color w:val="000000"/>
        </w:rPr>
        <w:t>（</w:t>
      </w:r>
      <w:r>
        <w:rPr>
          <w:rFonts w:ascii="Arial" w:hAnsi="Arial" w:cs="Arial"/>
          <w:color w:val="000000"/>
        </w:rPr>
        <w:t>a</w:t>
      </w:r>
      <w:r>
        <w:rPr>
          <w:rFonts w:ascii="Arial" w:hAnsi="Arial" w:cs="Arial"/>
          <w:color w:val="000000"/>
        </w:rPr>
        <w:t>）诊断会话控制</w:t>
      </w:r>
      <w:r>
        <w:rPr>
          <w:rFonts w:ascii="Arial" w:hAnsi="Arial" w:cs="Arial"/>
          <w:color w:val="000000"/>
        </w:rPr>
        <w:t>10h 02h</w:t>
      </w:r>
      <w:r>
        <w:rPr>
          <w:rFonts w:ascii="Arial" w:hAnsi="Arial" w:cs="Arial"/>
          <w:color w:val="000000"/>
        </w:rPr>
        <w:t>：在收到一个寻址方式为物理寻址，子功能为编程会话的诊断会话控制（</w:t>
      </w:r>
      <w:r>
        <w:rPr>
          <w:rFonts w:ascii="Arial" w:hAnsi="Arial" w:cs="Arial"/>
          <w:color w:val="000000"/>
        </w:rPr>
        <w:t>10h</w:t>
      </w:r>
      <w:r>
        <w:rPr>
          <w:rFonts w:ascii="Arial" w:hAnsi="Arial" w:cs="Arial"/>
          <w:color w:val="000000"/>
        </w:rPr>
        <w:t>）服务后，</w:t>
      </w:r>
      <w:r>
        <w:rPr>
          <w:rFonts w:ascii="Arial" w:hAnsi="Arial" w:cs="Arial"/>
          <w:color w:val="000000"/>
        </w:rPr>
        <w:t>ECU</w:t>
      </w:r>
      <w:r>
        <w:rPr>
          <w:rFonts w:ascii="Arial" w:hAnsi="Arial" w:cs="Arial"/>
          <w:color w:val="000000"/>
        </w:rPr>
        <w:t>启动</w:t>
      </w:r>
      <w:r>
        <w:rPr>
          <w:rFonts w:ascii="Arial" w:hAnsi="Arial" w:cs="Arial"/>
          <w:color w:val="000000"/>
        </w:rPr>
        <w:t>Bootloader</w:t>
      </w:r>
      <w:r>
        <w:rPr>
          <w:rFonts w:ascii="Arial" w:hAnsi="Arial" w:cs="Arial"/>
          <w:color w:val="000000"/>
        </w:rPr>
        <w:t>，并分配编程所需的所有资源。</w:t>
      </w:r>
      <w:r>
        <w:rPr>
          <w:rFonts w:ascii="Arial" w:hAnsi="Arial" w:cs="Arial"/>
          <w:color w:val="000000"/>
        </w:rPr>
        <w:t>ECU</w:t>
      </w:r>
      <w:r>
        <w:rPr>
          <w:rFonts w:ascii="Arial" w:hAnsi="Arial" w:cs="Arial"/>
          <w:color w:val="000000"/>
        </w:rPr>
        <w:t>需先发送肯定响应再执行跳转到编程模式动作。</w:t>
      </w:r>
      <w:bookmarkEnd w:id="113"/>
      <w:bookmarkEnd w:id="114"/>
    </w:p>
    <w:bookmarkEnd w:id="115"/>
    <w:bookmarkEnd w:id="116"/>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b</w:t>
      </w:r>
      <w:r>
        <w:rPr>
          <w:rFonts w:ascii="Arial" w:hAnsi="Arial" w:cs="Arial"/>
          <w:color w:val="000000"/>
        </w:rPr>
        <w:t>）安全访问</w:t>
      </w:r>
      <w:r>
        <w:rPr>
          <w:rFonts w:ascii="Arial" w:hAnsi="Arial" w:cs="Arial"/>
          <w:color w:val="000000"/>
        </w:rPr>
        <w:t>27h 09h/0Ah</w:t>
      </w:r>
      <w:r>
        <w:rPr>
          <w:rFonts w:ascii="Arial" w:hAnsi="Arial" w:cs="Arial"/>
          <w:color w:val="000000"/>
        </w:rPr>
        <w:t>：</w:t>
      </w:r>
      <w:bookmarkStart w:id="117" w:name="_Toc241393437"/>
      <w:bookmarkStart w:id="118" w:name="_Toc229976142"/>
      <w:r>
        <w:rPr>
          <w:rFonts w:ascii="Arial" w:hAnsi="Arial" w:cs="Arial"/>
          <w:color w:val="000000"/>
        </w:rPr>
        <w:t>编程事件必须通过安全访问。下载前，通过安全访问过程是强制的，确保只有合法的诊断仪能对</w:t>
      </w:r>
      <w:r>
        <w:rPr>
          <w:rFonts w:ascii="Arial" w:hAnsi="Arial" w:cs="Arial"/>
          <w:color w:val="000000"/>
        </w:rPr>
        <w:t>ECU</w:t>
      </w:r>
      <w:r>
        <w:rPr>
          <w:rFonts w:ascii="Arial" w:hAnsi="Arial" w:cs="Arial"/>
          <w:color w:val="000000"/>
        </w:rPr>
        <w:t>进行下载操作。</w:t>
      </w:r>
      <w:bookmarkStart w:id="119" w:name="_Toc229976143"/>
      <w:bookmarkStart w:id="120" w:name="_Toc241393438"/>
      <w:bookmarkEnd w:id="117"/>
      <w:bookmarkEnd w:id="118"/>
    </w:p>
    <w:bookmarkEnd w:id="119"/>
    <w:bookmarkEnd w:id="120"/>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c</w:t>
      </w:r>
      <w:r>
        <w:rPr>
          <w:rFonts w:ascii="Arial" w:hAnsi="Arial" w:cs="Arial"/>
          <w:color w:val="000000"/>
        </w:rPr>
        <w:t>）驱动下载</w:t>
      </w:r>
      <w:r>
        <w:rPr>
          <w:rFonts w:ascii="Arial" w:hAnsi="Arial" w:cs="Arial"/>
          <w:color w:val="000000"/>
        </w:rPr>
        <w:t>34h</w:t>
      </w:r>
      <w:r>
        <w:rPr>
          <w:rFonts w:ascii="Arial" w:hAnsi="Arial" w:cs="Arial"/>
          <w:color w:val="000000"/>
        </w:rPr>
        <w:t>，</w:t>
      </w:r>
      <w:r>
        <w:rPr>
          <w:rFonts w:ascii="Arial" w:hAnsi="Arial" w:cs="Arial"/>
          <w:color w:val="000000"/>
        </w:rPr>
        <w:t>36h</w:t>
      </w:r>
      <w:r>
        <w:rPr>
          <w:rFonts w:ascii="Arial" w:hAnsi="Arial" w:cs="Arial"/>
          <w:color w:val="000000"/>
        </w:rPr>
        <w:t>，</w:t>
      </w:r>
      <w:r>
        <w:rPr>
          <w:rFonts w:ascii="Arial" w:hAnsi="Arial" w:cs="Arial"/>
          <w:color w:val="000000"/>
        </w:rPr>
        <w:t>37h</w:t>
      </w:r>
      <w:r>
        <w:rPr>
          <w:rFonts w:ascii="Arial" w:hAnsi="Arial" w:cs="Arial"/>
          <w:color w:val="000000"/>
        </w:rPr>
        <w:t>，</w:t>
      </w:r>
      <w:r>
        <w:rPr>
          <w:rFonts w:ascii="Arial" w:hAnsi="Arial" w:cs="Arial"/>
          <w:color w:val="000000"/>
        </w:rPr>
        <w:t>31h</w:t>
      </w:r>
      <w:r>
        <w:rPr>
          <w:rFonts w:ascii="Arial" w:hAnsi="Arial" w:cs="Arial"/>
          <w:color w:val="000000"/>
        </w:rPr>
        <w:t>：</w:t>
      </w:r>
      <w:bookmarkStart w:id="121" w:name="_Toc241393439"/>
      <w:bookmarkStart w:id="122" w:name="_Toc229976144"/>
      <w:r>
        <w:rPr>
          <w:rFonts w:ascii="Arial" w:hAnsi="Arial" w:cs="Arial"/>
          <w:color w:val="000000"/>
        </w:rPr>
        <w:t>当</w:t>
      </w:r>
      <w:r>
        <w:rPr>
          <w:rFonts w:ascii="Arial" w:hAnsi="Arial" w:cs="Arial"/>
          <w:color w:val="000000"/>
        </w:rPr>
        <w:t>ECU</w:t>
      </w:r>
      <w:r>
        <w:rPr>
          <w:rFonts w:ascii="Arial" w:hAnsi="Arial" w:cs="Arial"/>
          <w:color w:val="000000"/>
        </w:rPr>
        <w:t>的非易失性存储单元中没有存储内存驱动时，将执行内存驱动的下载。下载应该按照如下时序来进行：请求下载、传输数据、请求传输退出。下载完所有字节后，用</w:t>
      </w:r>
      <w:r>
        <w:rPr>
          <w:rFonts w:ascii="宋体" w:hAnsi="宋体" w:cs="Arial"/>
          <w:color w:val="000000"/>
        </w:rPr>
        <w:t>“检查编程完整性”</w:t>
      </w:r>
      <w:r>
        <w:rPr>
          <w:rFonts w:ascii="Arial" w:hAnsi="Arial" w:cs="Arial"/>
          <w:color w:val="000000"/>
        </w:rPr>
        <w:t>例程（</w:t>
      </w:r>
      <w:r>
        <w:rPr>
          <w:rFonts w:ascii="Arial" w:hAnsi="Arial" w:cs="Arial"/>
          <w:color w:val="000000"/>
        </w:rPr>
        <w:t xml:space="preserve">31h 01h </w:t>
      </w:r>
      <w:r>
        <w:rPr>
          <w:rFonts w:ascii="Arial" w:hAnsi="Arial" w:cs="Arial" w:hint="eastAsia"/>
          <w:color w:val="000000"/>
        </w:rPr>
        <w:t>02</w:t>
      </w:r>
      <w:r>
        <w:rPr>
          <w:rFonts w:ascii="Arial" w:hAnsi="Arial" w:cs="Arial"/>
          <w:color w:val="000000"/>
        </w:rPr>
        <w:t>h 0</w:t>
      </w:r>
      <w:r>
        <w:rPr>
          <w:rFonts w:ascii="Arial" w:hAnsi="Arial" w:cs="Arial" w:hint="eastAsia"/>
          <w:color w:val="000000"/>
        </w:rPr>
        <w:t>2</w:t>
      </w:r>
      <w:r>
        <w:rPr>
          <w:rFonts w:ascii="Arial" w:hAnsi="Arial" w:cs="Arial"/>
          <w:color w:val="000000"/>
        </w:rPr>
        <w:t>h</w:t>
      </w:r>
      <w:r>
        <w:rPr>
          <w:rFonts w:ascii="Arial" w:hAnsi="Arial" w:cs="Arial"/>
          <w:color w:val="000000"/>
        </w:rPr>
        <w:t>）来检查所有的字节都正确传输。</w:t>
      </w:r>
    </w:p>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d</w:t>
      </w:r>
      <w:r>
        <w:rPr>
          <w:rFonts w:ascii="Arial" w:hAnsi="Arial" w:cs="Arial"/>
          <w:color w:val="000000"/>
        </w:rPr>
        <w:t>）写入数据</w:t>
      </w:r>
      <w:r>
        <w:rPr>
          <w:rFonts w:ascii="Arial" w:hAnsi="Arial" w:cs="Arial"/>
          <w:color w:val="000000"/>
        </w:rPr>
        <w:t>2Eh F1h 5Ah</w:t>
      </w:r>
      <w:r>
        <w:rPr>
          <w:rFonts w:ascii="Arial" w:hAnsi="Arial" w:cs="Arial"/>
          <w:color w:val="000000"/>
        </w:rPr>
        <w:t>：在擦除内存例程之前，将</w:t>
      </w:r>
      <w:r>
        <w:rPr>
          <w:rFonts w:ascii="宋体" w:hAnsi="宋体" w:cs="Arial"/>
          <w:color w:val="000000"/>
        </w:rPr>
        <w:t>“指纹”写</w:t>
      </w:r>
      <w:r>
        <w:rPr>
          <w:rFonts w:ascii="Arial" w:hAnsi="Arial" w:cs="Arial"/>
          <w:color w:val="000000"/>
        </w:rPr>
        <w:t>到</w:t>
      </w:r>
      <w:r>
        <w:rPr>
          <w:rFonts w:ascii="Arial" w:hAnsi="Arial" w:cs="Arial"/>
          <w:color w:val="000000"/>
        </w:rPr>
        <w:t>ECU</w:t>
      </w:r>
      <w:r>
        <w:rPr>
          <w:rFonts w:ascii="Arial" w:hAnsi="Arial" w:cs="Arial"/>
          <w:color w:val="000000"/>
        </w:rPr>
        <w:t>内存中是强制的。</w:t>
      </w:r>
      <w:r>
        <w:rPr>
          <w:rFonts w:ascii="宋体" w:hAnsi="宋体" w:cs="Arial"/>
          <w:color w:val="000000"/>
        </w:rPr>
        <w:t>“指纹”标识</w:t>
      </w:r>
      <w:r>
        <w:rPr>
          <w:rFonts w:ascii="Arial" w:hAnsi="Arial" w:cs="Arial"/>
          <w:color w:val="000000"/>
        </w:rPr>
        <w:t>了是哪个诊断仪对</w:t>
      </w:r>
      <w:r>
        <w:rPr>
          <w:rFonts w:ascii="Arial" w:hAnsi="Arial" w:cs="Arial"/>
          <w:color w:val="000000"/>
        </w:rPr>
        <w:t>ECU</w:t>
      </w:r>
      <w:r>
        <w:rPr>
          <w:rFonts w:ascii="Arial" w:hAnsi="Arial" w:cs="Arial"/>
          <w:color w:val="000000"/>
        </w:rPr>
        <w:t>内存做了修改。我们使用</w:t>
      </w:r>
      <w:r>
        <w:rPr>
          <w:rFonts w:ascii="Arial" w:hAnsi="Arial" w:cs="Arial"/>
          <w:color w:val="000000"/>
        </w:rPr>
        <w:t>F1h 5Ah</w:t>
      </w:r>
      <w:r>
        <w:rPr>
          <w:rFonts w:ascii="Arial" w:hAnsi="Arial" w:cs="Arial"/>
          <w:color w:val="000000"/>
        </w:rPr>
        <w:t>数据标识符而不是引导软件指纹、应用软件指纹、应用数据指纹这些数据标识符。每个逻辑块（除了驱动）下载前，诊断仪将首先</w:t>
      </w:r>
      <w:r>
        <w:rPr>
          <w:rFonts w:ascii="宋体" w:hAnsi="宋体" w:cs="Arial"/>
          <w:color w:val="000000"/>
        </w:rPr>
        <w:t>写“指纹”</w:t>
      </w:r>
      <w:r>
        <w:rPr>
          <w:rFonts w:ascii="Arial" w:hAnsi="Arial" w:cs="Arial"/>
          <w:color w:val="000000"/>
        </w:rPr>
        <w:t>，在下载完逻辑块后，</w:t>
      </w:r>
      <w:r>
        <w:rPr>
          <w:rFonts w:ascii="Arial" w:hAnsi="Arial" w:cs="Arial"/>
          <w:color w:val="000000"/>
        </w:rPr>
        <w:t>ECU</w:t>
      </w:r>
      <w:r>
        <w:rPr>
          <w:rFonts w:ascii="Arial" w:hAnsi="Arial" w:cs="Arial"/>
          <w:color w:val="000000"/>
        </w:rPr>
        <w:t>即知道之前下载的程序是哪个逻辑块（即逻辑块序号），并根据逻辑块的序号将它存储。在追踪指纹信息时，诊断仪将发报文</w:t>
      </w:r>
      <w:r>
        <w:rPr>
          <w:rFonts w:ascii="Arial" w:hAnsi="Arial" w:cs="Arial" w:hint="eastAsia"/>
          <w:color w:val="000000"/>
        </w:rPr>
        <w:t>“</w:t>
      </w:r>
      <w:r>
        <w:rPr>
          <w:rFonts w:ascii="Arial" w:hAnsi="Arial" w:cs="Arial"/>
          <w:color w:val="000000"/>
        </w:rPr>
        <w:t>22h F1h 5B</w:t>
      </w:r>
      <w:bookmarkStart w:id="123" w:name="OLE_LINK14"/>
      <w:r>
        <w:rPr>
          <w:rFonts w:ascii="Arial" w:hAnsi="Arial" w:cs="Arial"/>
          <w:color w:val="000000"/>
        </w:rPr>
        <w:t>h</w:t>
      </w:r>
      <w:bookmarkEnd w:id="123"/>
      <w:r>
        <w:rPr>
          <w:rFonts w:ascii="Arial" w:hAnsi="Arial" w:cs="Arial" w:hint="eastAsia"/>
          <w:color w:val="000000"/>
        </w:rPr>
        <w:t>”</w:t>
      </w:r>
      <w:r>
        <w:rPr>
          <w:rFonts w:ascii="Arial" w:hAnsi="Arial" w:cs="Arial"/>
          <w:color w:val="000000"/>
        </w:rPr>
        <w:t>，</w:t>
      </w:r>
      <w:r>
        <w:rPr>
          <w:rFonts w:ascii="Arial" w:hAnsi="Arial" w:cs="Arial"/>
          <w:color w:val="000000"/>
        </w:rPr>
        <w:t>ECU</w:t>
      </w:r>
      <w:r>
        <w:rPr>
          <w:rFonts w:ascii="Arial" w:hAnsi="Arial" w:cs="Arial"/>
          <w:color w:val="000000"/>
        </w:rPr>
        <w:t>将通过</w:t>
      </w:r>
      <w:r>
        <w:rPr>
          <w:rFonts w:ascii="Arial" w:hAnsi="Arial" w:cs="Arial" w:hint="eastAsia"/>
          <w:color w:val="000000"/>
        </w:rPr>
        <w:t>“</w:t>
      </w:r>
      <w:r>
        <w:rPr>
          <w:rFonts w:ascii="Arial" w:hAnsi="Arial" w:cs="Arial"/>
          <w:color w:val="000000"/>
        </w:rPr>
        <w:t>62h F1h 5Bh…</w:t>
      </w:r>
      <w:r>
        <w:rPr>
          <w:rFonts w:ascii="Arial" w:hAnsi="Arial" w:cs="Arial" w:hint="eastAsia"/>
          <w:color w:val="000000"/>
        </w:rPr>
        <w:t>”</w:t>
      </w:r>
      <w:r>
        <w:rPr>
          <w:rFonts w:ascii="Arial" w:hAnsi="Arial" w:cs="Arial"/>
          <w:color w:val="000000"/>
        </w:rPr>
        <w:t>，返回每一个逻辑块的指纹信息。具体格式，请参看章节</w:t>
      </w:r>
      <w:r>
        <w:rPr>
          <w:rFonts w:ascii="Arial" w:hAnsi="Arial" w:cs="Arial"/>
          <w:color w:val="000000"/>
        </w:rPr>
        <w:t>3.4.2</w:t>
      </w:r>
      <w:r>
        <w:rPr>
          <w:rFonts w:ascii="Arial" w:hAnsi="Arial" w:cs="Arial"/>
          <w:color w:val="000000"/>
        </w:rPr>
        <w:t>。</w:t>
      </w:r>
    </w:p>
    <w:bookmarkEnd w:id="121"/>
    <w:bookmarkEnd w:id="122"/>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e</w:t>
      </w:r>
      <w:r>
        <w:rPr>
          <w:rFonts w:ascii="Arial" w:hAnsi="Arial" w:cs="Arial"/>
          <w:color w:val="000000"/>
        </w:rPr>
        <w:t>）例程控制</w:t>
      </w:r>
      <w:r>
        <w:rPr>
          <w:rFonts w:ascii="Arial" w:hAnsi="Arial" w:cs="Arial"/>
          <w:color w:val="000000"/>
        </w:rPr>
        <w:t>——</w:t>
      </w:r>
      <w:r>
        <w:rPr>
          <w:rFonts w:ascii="宋体" w:hAnsi="宋体" w:cs="Arial"/>
          <w:color w:val="000000"/>
        </w:rPr>
        <w:t>“擦除内存”</w:t>
      </w:r>
      <w:r>
        <w:rPr>
          <w:rFonts w:ascii="Arial" w:hAnsi="Arial" w:cs="Arial"/>
          <w:color w:val="000000"/>
        </w:rPr>
        <w:t>31h 01h FFh 00h</w:t>
      </w:r>
      <w:r>
        <w:rPr>
          <w:rFonts w:ascii="Arial" w:hAnsi="Arial" w:cs="Arial"/>
          <w:color w:val="000000"/>
        </w:rPr>
        <w:t>：为了允许应用软件和数据下载，</w:t>
      </w:r>
      <w:r>
        <w:rPr>
          <w:rFonts w:ascii="Arial" w:hAnsi="Arial" w:cs="Arial"/>
          <w:color w:val="000000"/>
        </w:rPr>
        <w:t>ECU</w:t>
      </w:r>
      <w:r>
        <w:rPr>
          <w:rFonts w:ascii="Arial" w:hAnsi="Arial" w:cs="Arial"/>
          <w:color w:val="000000"/>
        </w:rPr>
        <w:t>的内存将被擦除。此步骤通过例程控制服务（</w:t>
      </w:r>
      <w:r>
        <w:rPr>
          <w:rFonts w:ascii="Arial" w:hAnsi="Arial" w:cs="Arial"/>
          <w:color w:val="000000"/>
        </w:rPr>
        <w:t>31h</w:t>
      </w:r>
      <w:r>
        <w:rPr>
          <w:rFonts w:ascii="Arial" w:hAnsi="Arial" w:cs="Arial"/>
          <w:color w:val="000000"/>
        </w:rPr>
        <w:t>）来执行擦除内存。如果擦除内存例程被调用执行，那么应用软件的标志位将被置为无效。</w:t>
      </w:r>
      <w:bookmarkStart w:id="124" w:name="_Toc241393440"/>
      <w:bookmarkStart w:id="125" w:name="_Toc229976145"/>
      <w:bookmarkStart w:id="126" w:name="OLE_LINK24"/>
      <w:bookmarkStart w:id="127" w:name="OLE_LINK25"/>
    </w:p>
    <w:bookmarkEnd w:id="124"/>
    <w:bookmarkEnd w:id="125"/>
    <w:bookmarkEnd w:id="126"/>
    <w:bookmarkEnd w:id="127"/>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f</w:t>
      </w:r>
      <w:r>
        <w:rPr>
          <w:rFonts w:ascii="Arial" w:hAnsi="Arial" w:cs="Arial"/>
          <w:color w:val="000000"/>
        </w:rPr>
        <w:t>）下载过程</w:t>
      </w:r>
      <w:r>
        <w:rPr>
          <w:rFonts w:ascii="Arial" w:hAnsi="Arial" w:cs="Arial"/>
          <w:color w:val="000000"/>
        </w:rPr>
        <w:t>34h</w:t>
      </w:r>
      <w:r>
        <w:rPr>
          <w:rFonts w:ascii="Arial" w:hAnsi="Arial" w:cs="Arial"/>
          <w:color w:val="000000"/>
        </w:rPr>
        <w:t>，</w:t>
      </w:r>
      <w:r>
        <w:rPr>
          <w:rFonts w:ascii="Arial" w:hAnsi="Arial" w:cs="Arial"/>
          <w:color w:val="000000"/>
        </w:rPr>
        <w:t>36h</w:t>
      </w:r>
      <w:r>
        <w:rPr>
          <w:rFonts w:ascii="Arial" w:hAnsi="Arial" w:cs="Arial"/>
          <w:color w:val="000000"/>
        </w:rPr>
        <w:t>，</w:t>
      </w:r>
      <w:r>
        <w:rPr>
          <w:rFonts w:ascii="Arial" w:hAnsi="Arial" w:cs="Arial"/>
          <w:color w:val="000000"/>
        </w:rPr>
        <w:t>37h</w:t>
      </w:r>
      <w:r>
        <w:rPr>
          <w:rFonts w:ascii="Arial" w:hAnsi="Arial" w:cs="Arial"/>
          <w:color w:val="000000"/>
        </w:rPr>
        <w:t>：应用软件或者数据的每一个连续的数据块（也叫段，</w:t>
      </w:r>
      <w:r>
        <w:rPr>
          <w:rFonts w:ascii="Arial" w:hAnsi="Arial" w:cs="Arial"/>
          <w:color w:val="000000"/>
        </w:rPr>
        <w:lastRenderedPageBreak/>
        <w:t>可能是一个完整的应用软件或者数据，也可能是应用软件或者数据的一部分）下载到</w:t>
      </w:r>
      <w:r>
        <w:rPr>
          <w:rFonts w:ascii="Arial" w:hAnsi="Arial" w:cs="Arial"/>
          <w:color w:val="000000"/>
        </w:rPr>
        <w:t>ECU</w:t>
      </w:r>
      <w:r>
        <w:rPr>
          <w:rFonts w:ascii="Arial" w:hAnsi="Arial" w:cs="Arial"/>
          <w:color w:val="000000"/>
        </w:rPr>
        <w:t>非易失性内存中，都是遵循下面的服务顺序完成数传输：</w:t>
      </w:r>
    </w:p>
    <w:p w:rsidR="00957860" w:rsidRDefault="00AE5F07">
      <w:pPr>
        <w:pStyle w:val="HR2"/>
        <w:numPr>
          <w:ilvl w:val="0"/>
          <w:numId w:val="38"/>
        </w:numPr>
        <w:ind w:firstLineChars="0"/>
        <w:rPr>
          <w:rFonts w:ascii="Arial" w:hAnsi="Arial" w:cs="Arial"/>
        </w:rPr>
      </w:pPr>
      <w:r>
        <w:rPr>
          <w:rFonts w:ascii="Arial" w:hAnsi="Arial" w:cs="Arial"/>
        </w:rPr>
        <w:t>请求下载（</w:t>
      </w:r>
      <w:r>
        <w:rPr>
          <w:rFonts w:ascii="Arial" w:hAnsi="Arial" w:cs="Arial"/>
        </w:rPr>
        <w:t>34h</w:t>
      </w:r>
      <w:r>
        <w:rPr>
          <w:rFonts w:ascii="Arial" w:hAnsi="Arial" w:cs="Arial"/>
        </w:rPr>
        <w:t>）；</w:t>
      </w:r>
    </w:p>
    <w:p w:rsidR="00957860" w:rsidRDefault="00AE5F07">
      <w:pPr>
        <w:pStyle w:val="HR2"/>
        <w:numPr>
          <w:ilvl w:val="0"/>
          <w:numId w:val="38"/>
        </w:numPr>
        <w:ind w:firstLineChars="0"/>
        <w:rPr>
          <w:rFonts w:ascii="Arial" w:hAnsi="Arial" w:cs="Arial"/>
        </w:rPr>
      </w:pPr>
      <w:r>
        <w:rPr>
          <w:rFonts w:ascii="Arial" w:hAnsi="Arial" w:cs="Arial"/>
        </w:rPr>
        <w:t>传输数据（</w:t>
      </w:r>
      <w:r>
        <w:rPr>
          <w:rFonts w:ascii="Arial" w:hAnsi="Arial" w:cs="Arial"/>
        </w:rPr>
        <w:t>36h</w:t>
      </w:r>
      <w:r>
        <w:rPr>
          <w:rFonts w:ascii="Arial" w:hAnsi="Arial" w:cs="Arial"/>
        </w:rPr>
        <w:t>）；</w:t>
      </w:r>
    </w:p>
    <w:p w:rsidR="00957860" w:rsidRDefault="00AE5F07">
      <w:pPr>
        <w:pStyle w:val="HR2"/>
        <w:numPr>
          <w:ilvl w:val="0"/>
          <w:numId w:val="38"/>
        </w:numPr>
        <w:ind w:firstLineChars="0"/>
        <w:rPr>
          <w:rFonts w:ascii="Arial" w:hAnsi="Arial" w:cs="Arial"/>
        </w:rPr>
      </w:pPr>
      <w:r>
        <w:rPr>
          <w:rFonts w:ascii="Arial" w:hAnsi="Arial" w:cs="Arial"/>
        </w:rPr>
        <w:t>请求传输退出（</w:t>
      </w:r>
      <w:r>
        <w:rPr>
          <w:rFonts w:ascii="Arial" w:hAnsi="Arial" w:cs="Arial"/>
        </w:rPr>
        <w:t>37h</w:t>
      </w:r>
      <w:r>
        <w:rPr>
          <w:rFonts w:ascii="Arial" w:hAnsi="Arial" w:cs="Arial"/>
        </w:rPr>
        <w:t>）。</w:t>
      </w:r>
    </w:p>
    <w:p w:rsidR="00957860" w:rsidRDefault="00AE5F07">
      <w:pPr>
        <w:pStyle w:val="HR2"/>
        <w:ind w:firstLine="480"/>
        <w:rPr>
          <w:rFonts w:ascii="Arial" w:hAnsi="Arial" w:cs="Arial"/>
          <w:color w:val="000000"/>
        </w:rPr>
      </w:pPr>
      <w:r>
        <w:rPr>
          <w:rFonts w:ascii="Arial" w:hAnsi="Arial" w:cs="Arial"/>
          <w:color w:val="000000"/>
        </w:rPr>
        <w:t>单个应用软件或数据块可能需要多个数据传输（</w:t>
      </w:r>
      <w:r>
        <w:rPr>
          <w:rFonts w:ascii="Arial" w:hAnsi="Arial" w:cs="Arial"/>
          <w:color w:val="000000"/>
        </w:rPr>
        <w:t>36h</w:t>
      </w:r>
      <w:r>
        <w:rPr>
          <w:rFonts w:ascii="Arial" w:hAnsi="Arial" w:cs="Arial"/>
          <w:color w:val="000000"/>
        </w:rPr>
        <w:t>）请求报文来完成传输（当数据块长度超出网络层缓存大小时，就会出现这种情况）。</w:t>
      </w:r>
      <w:bookmarkStart w:id="128" w:name="_Toc229976146"/>
      <w:bookmarkStart w:id="129" w:name="_Toc241393441"/>
    </w:p>
    <w:bookmarkEnd w:id="128"/>
    <w:bookmarkEnd w:id="129"/>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g</w:t>
      </w:r>
      <w:r>
        <w:rPr>
          <w:rFonts w:ascii="Arial" w:hAnsi="Arial" w:cs="Arial"/>
          <w:color w:val="000000"/>
        </w:rPr>
        <w:t>）例程控制</w:t>
      </w:r>
      <w:r>
        <w:rPr>
          <w:rFonts w:ascii="Arial" w:hAnsi="Arial" w:cs="Arial"/>
          <w:color w:val="000000"/>
        </w:rPr>
        <w:t>——</w:t>
      </w:r>
      <w:r>
        <w:rPr>
          <w:rFonts w:ascii="宋体" w:hAnsi="宋体" w:cs="Arial"/>
          <w:color w:val="000000"/>
        </w:rPr>
        <w:t>“检查编程完整性”</w:t>
      </w:r>
      <w:r>
        <w:rPr>
          <w:rFonts w:ascii="Arial" w:hAnsi="Arial" w:cs="Arial"/>
          <w:color w:val="000000"/>
        </w:rPr>
        <w:t xml:space="preserve">31h 01h </w:t>
      </w:r>
      <w:r>
        <w:rPr>
          <w:rFonts w:ascii="Arial" w:hAnsi="Arial" w:cs="Arial" w:hint="eastAsia"/>
          <w:color w:val="000000"/>
        </w:rPr>
        <w:t>02</w:t>
      </w:r>
      <w:r>
        <w:rPr>
          <w:rFonts w:ascii="Arial" w:hAnsi="Arial" w:cs="Arial"/>
          <w:color w:val="000000"/>
        </w:rPr>
        <w:t>h 0</w:t>
      </w:r>
      <w:r>
        <w:rPr>
          <w:rFonts w:ascii="Arial" w:hAnsi="Arial" w:cs="Arial" w:hint="eastAsia"/>
          <w:color w:val="000000"/>
        </w:rPr>
        <w:t>2</w:t>
      </w:r>
      <w:r>
        <w:rPr>
          <w:rFonts w:ascii="Arial" w:hAnsi="Arial" w:cs="Arial"/>
          <w:color w:val="000000"/>
        </w:rPr>
        <w:t>h</w:t>
      </w:r>
      <w:r>
        <w:rPr>
          <w:rFonts w:ascii="Arial" w:hAnsi="Arial" w:cs="Arial"/>
          <w:color w:val="000000"/>
        </w:rPr>
        <w:t>：</w:t>
      </w:r>
      <w:bookmarkStart w:id="130" w:name="_Toc241393442"/>
      <w:bookmarkStart w:id="131" w:name="_Toc229976147"/>
      <w:r>
        <w:rPr>
          <w:rFonts w:ascii="Arial" w:hAnsi="Arial" w:cs="Arial"/>
          <w:color w:val="000000"/>
        </w:rPr>
        <w:t>此例程用来检查逻辑块的完整性。</w:t>
      </w:r>
    </w:p>
    <w:bookmarkEnd w:id="130"/>
    <w:bookmarkEnd w:id="131"/>
    <w:p w:rsidR="00957860" w:rsidRDefault="00AE5F07">
      <w:pPr>
        <w:pStyle w:val="HR2"/>
        <w:ind w:firstLine="480"/>
        <w:rPr>
          <w:ins w:id="132" w:author="Hirain-wqq" w:date="2017-11-08T16:57:00Z"/>
          <w:rFonts w:ascii="Arial" w:hAnsi="Arial" w:cs="Arial"/>
          <w:color w:val="000000"/>
        </w:rPr>
      </w:pPr>
      <w:r>
        <w:rPr>
          <w:rFonts w:ascii="Arial" w:hAnsi="Arial" w:cs="Arial"/>
          <w:color w:val="000000"/>
        </w:rPr>
        <w:t>（</w:t>
      </w:r>
      <w:r>
        <w:rPr>
          <w:rFonts w:ascii="Arial" w:hAnsi="Arial" w:cs="Arial"/>
          <w:color w:val="000000"/>
        </w:rPr>
        <w:t>h</w:t>
      </w:r>
      <w:r>
        <w:rPr>
          <w:rFonts w:ascii="Arial" w:hAnsi="Arial" w:cs="Arial"/>
          <w:color w:val="000000"/>
        </w:rPr>
        <w:t>）例程控制</w:t>
      </w:r>
      <w:r>
        <w:rPr>
          <w:rFonts w:ascii="Arial" w:hAnsi="Arial" w:cs="Arial"/>
          <w:color w:val="000000"/>
        </w:rPr>
        <w:t>——</w:t>
      </w:r>
      <w:r>
        <w:rPr>
          <w:rFonts w:ascii="宋体" w:hAnsi="宋体" w:cs="Arial"/>
          <w:color w:val="000000"/>
        </w:rPr>
        <w:t>“检查编程依赖性”</w:t>
      </w:r>
      <w:r>
        <w:rPr>
          <w:rFonts w:ascii="Arial" w:hAnsi="Arial" w:cs="Arial"/>
          <w:color w:val="000000"/>
        </w:rPr>
        <w:t>31h 01h FFh 01h</w:t>
      </w:r>
      <w:r>
        <w:rPr>
          <w:rFonts w:ascii="Arial" w:hAnsi="Arial" w:cs="Arial"/>
          <w:color w:val="000000"/>
        </w:rPr>
        <w:t>：一旦完成所有的应用软件或数据块</w:t>
      </w:r>
      <w:r>
        <w:rPr>
          <w:rFonts w:ascii="Arial" w:hAnsi="Arial" w:cs="Arial"/>
          <w:color w:val="000000"/>
        </w:rPr>
        <w:t>/</w:t>
      </w:r>
      <w:r>
        <w:rPr>
          <w:rFonts w:ascii="Arial" w:hAnsi="Arial" w:cs="Arial"/>
          <w:color w:val="000000"/>
        </w:rPr>
        <w:t>模块的下载，诊断仪将开始一个例程来触发</w:t>
      </w:r>
      <w:r>
        <w:rPr>
          <w:rFonts w:ascii="Arial" w:hAnsi="Arial" w:cs="Arial"/>
          <w:color w:val="000000"/>
        </w:rPr>
        <w:t>ECU</w:t>
      </w:r>
      <w:r>
        <w:rPr>
          <w:rFonts w:ascii="Arial" w:hAnsi="Arial" w:cs="Arial"/>
          <w:color w:val="000000"/>
        </w:rPr>
        <w:t>检查重编程的依赖性。</w:t>
      </w:r>
      <w:r>
        <w:rPr>
          <w:rFonts w:ascii="Arial" w:hAnsi="Arial" w:cs="Arial"/>
          <w:color w:val="000000"/>
        </w:rPr>
        <w:t>ECU</w:t>
      </w:r>
      <w:r>
        <w:rPr>
          <w:rFonts w:ascii="Arial" w:hAnsi="Arial" w:cs="Arial"/>
          <w:color w:val="000000"/>
        </w:rPr>
        <w:t>供应商定义检查内容，但必须确保所有逻辑块的兼容性和一致性。</w:t>
      </w:r>
    </w:p>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i</w:t>
      </w:r>
      <w:r>
        <w:rPr>
          <w:rFonts w:ascii="Arial" w:hAnsi="Arial" w:cs="Arial"/>
          <w:color w:val="000000"/>
        </w:rPr>
        <w:t>）电控单元复位</w:t>
      </w:r>
      <w:r>
        <w:rPr>
          <w:rFonts w:ascii="Arial" w:hAnsi="Arial" w:cs="Arial"/>
          <w:color w:val="000000"/>
        </w:rPr>
        <w:t>11h 01h</w:t>
      </w:r>
      <w:r>
        <w:rPr>
          <w:rFonts w:ascii="Arial" w:hAnsi="Arial" w:cs="Arial"/>
          <w:color w:val="000000"/>
        </w:rPr>
        <w:t>：</w:t>
      </w:r>
      <w:bookmarkStart w:id="133" w:name="OLE_LINK36"/>
      <w:bookmarkStart w:id="134" w:name="OLE_LINK37"/>
      <w:r>
        <w:rPr>
          <w:rFonts w:ascii="Arial" w:hAnsi="Arial" w:cs="Arial"/>
          <w:color w:val="000000"/>
        </w:rPr>
        <w:t>诊断仪使用物理寻址，发送一个复位类型为硬复位的</w:t>
      </w:r>
      <w:r>
        <w:rPr>
          <w:rFonts w:ascii="Arial" w:hAnsi="Arial" w:cs="Arial"/>
          <w:color w:val="000000"/>
        </w:rPr>
        <w:t>ECU</w:t>
      </w:r>
      <w:r>
        <w:rPr>
          <w:rFonts w:ascii="Arial" w:hAnsi="Arial" w:cs="Arial"/>
          <w:color w:val="000000"/>
        </w:rPr>
        <w:t>复位（</w:t>
      </w:r>
      <w:r>
        <w:rPr>
          <w:rFonts w:ascii="Arial" w:hAnsi="Arial" w:cs="Arial"/>
          <w:color w:val="000000"/>
        </w:rPr>
        <w:t>11h</w:t>
      </w:r>
      <w:r>
        <w:rPr>
          <w:rFonts w:ascii="Arial" w:hAnsi="Arial" w:cs="Arial"/>
          <w:color w:val="000000"/>
        </w:rPr>
        <w:t>）服务请求报文到</w:t>
      </w:r>
      <w:r>
        <w:rPr>
          <w:rFonts w:ascii="Arial" w:hAnsi="Arial" w:cs="Arial"/>
          <w:color w:val="000000"/>
        </w:rPr>
        <w:t>CAN</w:t>
      </w:r>
      <w:r>
        <w:rPr>
          <w:rFonts w:ascii="Arial" w:hAnsi="Arial" w:cs="Arial"/>
          <w:color w:val="000000"/>
        </w:rPr>
        <w:t>网络上。</w:t>
      </w:r>
      <w:bookmarkEnd w:id="133"/>
      <w:bookmarkEnd w:id="134"/>
    </w:p>
    <w:p w:rsidR="00957860" w:rsidRDefault="00AE5F07">
      <w:pPr>
        <w:pStyle w:val="HR2"/>
        <w:ind w:firstLine="480"/>
        <w:rPr>
          <w:rFonts w:ascii="Arial" w:hAnsi="Arial" w:cs="Arial"/>
          <w:color w:val="000000"/>
        </w:rPr>
      </w:pPr>
      <w:r>
        <w:rPr>
          <w:rFonts w:ascii="Arial" w:hAnsi="Arial" w:cs="Arial"/>
          <w:color w:val="000000"/>
        </w:rPr>
        <w:t>通过</w:t>
      </w:r>
      <w:r>
        <w:rPr>
          <w:rFonts w:ascii="Arial" w:hAnsi="Arial" w:cs="Arial"/>
          <w:color w:val="000000"/>
        </w:rPr>
        <w:t>ECU</w:t>
      </w:r>
      <w:r>
        <w:rPr>
          <w:rFonts w:ascii="Arial" w:hAnsi="Arial" w:cs="Arial"/>
          <w:color w:val="000000"/>
        </w:rPr>
        <w:t>复位服务请求将使</w:t>
      </w:r>
      <w:r>
        <w:rPr>
          <w:rFonts w:ascii="Arial" w:hAnsi="Arial" w:cs="Arial"/>
          <w:color w:val="000000"/>
        </w:rPr>
        <w:t>ECU</w:t>
      </w:r>
      <w:r>
        <w:rPr>
          <w:rFonts w:ascii="Arial" w:hAnsi="Arial" w:cs="Arial"/>
          <w:color w:val="000000"/>
        </w:rPr>
        <w:t>结束重编程过程，返回到正常的操作模式。内存驱动代码必须从</w:t>
      </w:r>
      <w:r>
        <w:rPr>
          <w:rFonts w:ascii="Arial" w:hAnsi="Arial" w:cs="Arial"/>
          <w:color w:val="000000"/>
        </w:rPr>
        <w:t>RAM</w:t>
      </w:r>
      <w:r>
        <w:rPr>
          <w:rFonts w:ascii="Arial" w:hAnsi="Arial" w:cs="Arial"/>
          <w:color w:val="000000"/>
        </w:rPr>
        <w:t>缓存中完全清除，避免意外激活这些可能会进行非预期的内存擦除或程序操作的代码。</w:t>
      </w:r>
    </w:p>
    <w:p w:rsidR="00957860" w:rsidRDefault="00AE5F07">
      <w:pPr>
        <w:pStyle w:val="HR3"/>
        <w:numPr>
          <w:ilvl w:val="2"/>
          <w:numId w:val="37"/>
        </w:numPr>
        <w:tabs>
          <w:tab w:val="clear" w:pos="284"/>
        </w:tabs>
        <w:rPr>
          <w:rFonts w:cs="Arial"/>
        </w:rPr>
      </w:pPr>
      <w:bookmarkStart w:id="135" w:name="_Toc329770079"/>
      <w:bookmarkStart w:id="136" w:name="_Toc326743925"/>
      <w:bookmarkStart w:id="137" w:name="_Toc339285138"/>
      <w:bookmarkStart w:id="138" w:name="_Toc494360587"/>
      <w:r>
        <w:rPr>
          <w:rFonts w:cs="Arial"/>
        </w:rPr>
        <w:t>后编程步骤</w:t>
      </w:r>
      <w:bookmarkEnd w:id="135"/>
      <w:bookmarkEnd w:id="136"/>
      <w:bookmarkEnd w:id="137"/>
      <w:bookmarkEnd w:id="138"/>
    </w:p>
    <w:p w:rsidR="00957860" w:rsidRDefault="003F1306">
      <w:pPr>
        <w:pStyle w:val="HR2"/>
        <w:ind w:firstLineChars="0" w:firstLine="0"/>
        <w:jc w:val="center"/>
        <w:rPr>
          <w:rFonts w:ascii="Arial" w:hAnsi="Arial" w:cs="Arial"/>
        </w:rPr>
      </w:pPr>
      <w:bookmarkStart w:id="139" w:name="_Hlk494361633"/>
      <w:r>
        <w:rPr>
          <w:rFonts w:ascii="宋体" w:hAnsi="宋体" w:cs="Arial"/>
          <w:sz w:val="21"/>
          <w:szCs w:val="21"/>
        </w:rPr>
        <w:pict>
          <v:shape id="图片 8" o:spid="_x0000_i1031" type="#_x0000_t75" style="width:309.9pt;height:275.9pt">
            <v:imagedata r:id="rId18" o:title=""/>
          </v:shape>
        </w:pict>
      </w:r>
      <w:bookmarkEnd w:id="139"/>
    </w:p>
    <w:p w:rsidR="00957860" w:rsidRDefault="00AE5F07">
      <w:pPr>
        <w:pStyle w:val="HR2"/>
        <w:widowControl/>
        <w:numPr>
          <w:ilvl w:val="0"/>
          <w:numId w:val="31"/>
        </w:numPr>
        <w:spacing w:line="240" w:lineRule="auto"/>
        <w:ind w:firstLineChars="0"/>
        <w:jc w:val="center"/>
        <w:rPr>
          <w:rFonts w:ascii="Arial" w:hAnsi="Arial" w:cs="Arial"/>
          <w:color w:val="000000"/>
          <w:sz w:val="21"/>
          <w:szCs w:val="21"/>
        </w:rPr>
      </w:pPr>
      <w:bookmarkStart w:id="140" w:name="_Ref492124665"/>
      <w:bookmarkStart w:id="141" w:name="_Toc229976149"/>
      <w:bookmarkStart w:id="142" w:name="_Toc241393444"/>
      <w:r>
        <w:rPr>
          <w:rFonts w:ascii="Arial" w:hAnsi="Arial" w:cs="Arial"/>
          <w:color w:val="000000"/>
          <w:sz w:val="21"/>
          <w:szCs w:val="21"/>
        </w:rPr>
        <w:t>后编程步骤</w:t>
      </w:r>
      <w:bookmarkEnd w:id="140"/>
    </w:p>
    <w:p w:rsidR="00957860" w:rsidRDefault="00AE5F07">
      <w:pPr>
        <w:pStyle w:val="HR2"/>
        <w:ind w:firstLine="480"/>
        <w:rPr>
          <w:rFonts w:ascii="Arial" w:hAnsi="Arial" w:cs="Arial"/>
          <w:color w:val="000000"/>
        </w:rPr>
      </w:pPr>
      <w:bookmarkStart w:id="143" w:name="OLE_LINK52"/>
      <w:bookmarkStart w:id="144" w:name="OLE_LINK53"/>
      <w:r>
        <w:rPr>
          <w:rFonts w:ascii="Arial" w:hAnsi="Arial" w:cs="Arial"/>
          <w:color w:val="000000"/>
        </w:rPr>
        <w:t>（</w:t>
      </w:r>
      <w:bookmarkStart w:id="145" w:name="OLE_LINK46"/>
      <w:bookmarkStart w:id="146" w:name="OLE_LINK47"/>
      <w:r>
        <w:rPr>
          <w:rFonts w:ascii="Arial" w:hAnsi="Arial" w:cs="Arial"/>
          <w:color w:val="000000"/>
        </w:rPr>
        <w:t>a</w:t>
      </w:r>
      <w:r>
        <w:rPr>
          <w:rFonts w:ascii="Arial" w:hAnsi="Arial" w:cs="Arial"/>
          <w:color w:val="000000"/>
        </w:rPr>
        <w:t>）诊断会话控制</w:t>
      </w:r>
      <w:r>
        <w:rPr>
          <w:rFonts w:ascii="Arial" w:hAnsi="Arial" w:cs="Arial"/>
          <w:color w:val="000000"/>
        </w:rPr>
        <w:t>10h 03h</w:t>
      </w:r>
      <w:r>
        <w:rPr>
          <w:rFonts w:ascii="Arial" w:hAnsi="Arial" w:cs="Arial"/>
          <w:color w:val="000000"/>
        </w:rPr>
        <w:t>：</w:t>
      </w:r>
      <w:r>
        <w:rPr>
          <w:rFonts w:ascii="Arial" w:hAnsi="Arial" w:cs="Arial" w:hint="eastAsia"/>
          <w:color w:val="000000"/>
        </w:rPr>
        <w:t>诊断仪发送一个会话类型为扩展会话的诊断会话控制服务请求报文到</w:t>
      </w:r>
      <w:r>
        <w:rPr>
          <w:rFonts w:ascii="Arial" w:hAnsi="Arial" w:cs="Arial" w:hint="eastAsia"/>
          <w:color w:val="000000"/>
        </w:rPr>
        <w:t>CAN</w:t>
      </w:r>
      <w:r>
        <w:rPr>
          <w:rFonts w:ascii="Arial" w:hAnsi="Arial" w:cs="Arial" w:hint="eastAsia"/>
          <w:color w:val="000000"/>
        </w:rPr>
        <w:t>网络上，使所有</w:t>
      </w:r>
      <w:r>
        <w:rPr>
          <w:rFonts w:ascii="Arial" w:hAnsi="Arial" w:cs="Arial" w:hint="eastAsia"/>
          <w:color w:val="000000"/>
        </w:rPr>
        <w:t>ECU</w:t>
      </w:r>
      <w:r>
        <w:rPr>
          <w:rFonts w:ascii="Arial" w:hAnsi="Arial" w:cs="Arial" w:hint="eastAsia"/>
          <w:color w:val="000000"/>
        </w:rPr>
        <w:t>（包括刷写执行完毕已复位的</w:t>
      </w:r>
      <w:r>
        <w:rPr>
          <w:rFonts w:ascii="Arial" w:hAnsi="Arial" w:cs="Arial" w:hint="eastAsia"/>
          <w:color w:val="000000"/>
        </w:rPr>
        <w:t>ECU</w:t>
      </w:r>
      <w:r>
        <w:rPr>
          <w:rFonts w:ascii="Arial" w:hAnsi="Arial" w:cs="Arial" w:hint="eastAsia"/>
          <w:color w:val="000000"/>
        </w:rPr>
        <w:t>）切换至</w:t>
      </w:r>
      <w:r>
        <w:rPr>
          <w:rFonts w:ascii="Arial" w:hAnsi="Arial" w:cs="Arial" w:hint="eastAsia"/>
          <w:color w:val="000000"/>
        </w:rPr>
        <w:lastRenderedPageBreak/>
        <w:t>扩展会话模式。</w:t>
      </w:r>
      <w:r>
        <w:rPr>
          <w:rFonts w:ascii="Arial" w:hAnsi="Arial" w:cs="Arial"/>
          <w:color w:val="000000"/>
        </w:rPr>
        <w:t>此请求使用一个单帧请求报文，通过功能寻址发送给所有的</w:t>
      </w:r>
      <w:r>
        <w:rPr>
          <w:rFonts w:ascii="Arial" w:hAnsi="Arial" w:cs="Arial"/>
          <w:color w:val="000000"/>
        </w:rPr>
        <w:t>ECU</w:t>
      </w:r>
      <w:r>
        <w:rPr>
          <w:rFonts w:ascii="Arial" w:hAnsi="Arial" w:cs="Arial"/>
          <w:color w:val="000000"/>
        </w:rPr>
        <w:t>。</w:t>
      </w:r>
      <w:bookmarkEnd w:id="143"/>
      <w:bookmarkEnd w:id="144"/>
      <w:bookmarkEnd w:id="145"/>
      <w:bookmarkEnd w:id="146"/>
    </w:p>
    <w:p w:rsidR="00957860" w:rsidRDefault="00AE5F07">
      <w:pPr>
        <w:pStyle w:val="HR2"/>
        <w:ind w:firstLine="480"/>
        <w:rPr>
          <w:rFonts w:ascii="Arial" w:hAnsi="Arial" w:cs="Arial"/>
          <w:color w:val="000000"/>
        </w:rPr>
      </w:pPr>
      <w:r>
        <w:rPr>
          <w:rFonts w:ascii="Arial" w:hAnsi="Arial" w:cs="Arial"/>
          <w:color w:val="000000"/>
        </w:rPr>
        <w:t>（</w:t>
      </w:r>
      <w:r>
        <w:rPr>
          <w:rFonts w:ascii="Arial" w:hAnsi="Arial" w:cs="Arial"/>
          <w:color w:val="000000"/>
        </w:rPr>
        <w:t>b</w:t>
      </w:r>
      <w:r>
        <w:rPr>
          <w:rFonts w:ascii="Arial" w:hAnsi="Arial" w:cs="Arial"/>
          <w:color w:val="000000"/>
        </w:rPr>
        <w:t>）通信控制</w:t>
      </w:r>
      <w:r>
        <w:rPr>
          <w:rFonts w:ascii="Arial" w:hAnsi="Arial" w:cs="Arial"/>
          <w:color w:val="000000"/>
        </w:rPr>
        <w:t>28h 00h 03h</w:t>
      </w:r>
      <w:r>
        <w:rPr>
          <w:rFonts w:ascii="Arial" w:hAnsi="Arial" w:cs="Arial"/>
          <w:color w:val="000000"/>
        </w:rPr>
        <w:t>：诊断仪通过通信控制（</w:t>
      </w:r>
      <w:r>
        <w:rPr>
          <w:rFonts w:ascii="Arial" w:hAnsi="Arial" w:cs="Arial"/>
          <w:color w:val="000000"/>
        </w:rPr>
        <w:t>28h</w:t>
      </w:r>
      <w:r>
        <w:rPr>
          <w:rFonts w:ascii="Arial" w:hAnsi="Arial" w:cs="Arial"/>
          <w:color w:val="000000"/>
        </w:rPr>
        <w:t>）服务请求，</w:t>
      </w:r>
      <w:r>
        <w:rPr>
          <w:rFonts w:ascii="Arial" w:hAnsi="Arial" w:cs="Arial" w:hint="eastAsia"/>
          <w:color w:val="000000"/>
        </w:rPr>
        <w:t>开启</w:t>
      </w:r>
      <w:r>
        <w:rPr>
          <w:rFonts w:ascii="Arial" w:hAnsi="Arial" w:cs="Arial"/>
          <w:color w:val="000000"/>
        </w:rPr>
        <w:t>非诊断报文的发送和接收。请求中的控制类型参数置为</w:t>
      </w:r>
      <w:r>
        <w:rPr>
          <w:rFonts w:ascii="Arial" w:hAnsi="Arial" w:cs="Arial" w:hint="eastAsia"/>
          <w:color w:val="000000"/>
        </w:rPr>
        <w:t>“</w:t>
      </w:r>
      <w:r>
        <w:rPr>
          <w:rFonts w:ascii="Arial" w:hAnsi="Arial" w:cs="Arial" w:hint="eastAsia"/>
          <w:color w:val="000000"/>
        </w:rPr>
        <w:t>en</w:t>
      </w:r>
      <w:r>
        <w:rPr>
          <w:rFonts w:ascii="Arial" w:hAnsi="Arial" w:cs="Arial"/>
          <w:color w:val="000000"/>
        </w:rPr>
        <w:t>able the transmission and the reception</w:t>
      </w:r>
      <w:r>
        <w:rPr>
          <w:rFonts w:ascii="Arial" w:hAnsi="Arial" w:cs="Arial" w:hint="eastAsia"/>
          <w:color w:val="000000"/>
        </w:rPr>
        <w:t>”</w:t>
      </w:r>
      <w:r>
        <w:rPr>
          <w:rFonts w:ascii="Arial" w:hAnsi="Arial" w:cs="Arial"/>
          <w:color w:val="000000"/>
        </w:rPr>
        <w:t>，通信类型置为</w:t>
      </w:r>
      <w:r>
        <w:rPr>
          <w:rFonts w:ascii="Arial" w:hAnsi="Arial" w:cs="Arial" w:hint="eastAsia"/>
          <w:color w:val="000000"/>
        </w:rPr>
        <w:t>“</w:t>
      </w:r>
      <w:r>
        <w:rPr>
          <w:rFonts w:ascii="Arial" w:hAnsi="Arial" w:cs="Arial"/>
          <w:color w:val="000000"/>
        </w:rPr>
        <w:t>application and network management messages</w:t>
      </w:r>
      <w:r>
        <w:rPr>
          <w:rFonts w:ascii="Arial" w:hAnsi="Arial" w:cs="Arial" w:hint="eastAsia"/>
          <w:color w:val="000000"/>
        </w:rPr>
        <w:t>”</w:t>
      </w:r>
      <w:r>
        <w:rPr>
          <w:rFonts w:ascii="Arial" w:hAnsi="Arial" w:cs="Arial"/>
          <w:color w:val="000000"/>
        </w:rPr>
        <w:t>。此请求使用一个单帧请求报文，通过功能寻址发送给所有的</w:t>
      </w:r>
      <w:r>
        <w:rPr>
          <w:rFonts w:ascii="Arial" w:hAnsi="Arial" w:cs="Arial"/>
          <w:color w:val="000000"/>
        </w:rPr>
        <w:t>ECU</w:t>
      </w:r>
      <w:r>
        <w:rPr>
          <w:rFonts w:ascii="Arial" w:hAnsi="Arial" w:cs="Arial"/>
          <w:color w:val="000000"/>
        </w:rPr>
        <w:t>。。</w:t>
      </w:r>
      <w:bookmarkEnd w:id="141"/>
      <w:bookmarkEnd w:id="142"/>
    </w:p>
    <w:p w:rsidR="00957860" w:rsidRDefault="00AE5F07">
      <w:pPr>
        <w:pStyle w:val="HR2"/>
        <w:ind w:firstLine="480"/>
        <w:rPr>
          <w:rFonts w:ascii="Arial" w:hAnsi="Arial" w:cs="Arial"/>
          <w:color w:val="000000"/>
        </w:rPr>
      </w:pPr>
      <w:r>
        <w:rPr>
          <w:rFonts w:ascii="Arial" w:hAnsi="Arial" w:cs="Arial" w:hint="eastAsia"/>
          <w:color w:val="000000"/>
        </w:rPr>
        <w:t>（</w:t>
      </w:r>
      <w:r>
        <w:rPr>
          <w:rFonts w:ascii="Arial" w:hAnsi="Arial" w:cs="Arial" w:hint="eastAsia"/>
          <w:color w:val="000000"/>
        </w:rPr>
        <w:t>c</w:t>
      </w:r>
      <w:r>
        <w:rPr>
          <w:rFonts w:ascii="Arial" w:hAnsi="Arial" w:cs="Arial" w:hint="eastAsia"/>
          <w:color w:val="000000"/>
        </w:rPr>
        <w:t>）</w:t>
      </w:r>
      <w:r>
        <w:rPr>
          <w:rFonts w:ascii="Arial" w:hAnsi="Arial" w:cs="Arial"/>
          <w:color w:val="000000"/>
        </w:rPr>
        <w:t>控制</w:t>
      </w:r>
      <w:r>
        <w:rPr>
          <w:rFonts w:ascii="Arial" w:hAnsi="Arial" w:cs="Arial"/>
          <w:color w:val="000000"/>
        </w:rPr>
        <w:t>DTC</w:t>
      </w:r>
      <w:r>
        <w:rPr>
          <w:rFonts w:ascii="Arial" w:hAnsi="Arial" w:cs="Arial"/>
          <w:color w:val="000000"/>
        </w:rPr>
        <w:t>设置</w:t>
      </w:r>
      <w:r>
        <w:rPr>
          <w:rFonts w:ascii="Arial" w:hAnsi="Arial" w:cs="Arial"/>
          <w:color w:val="000000"/>
        </w:rPr>
        <w:t>85h 01h</w:t>
      </w:r>
      <w:r>
        <w:rPr>
          <w:rFonts w:ascii="Arial" w:hAnsi="Arial" w:cs="Arial"/>
          <w:color w:val="000000"/>
        </w:rPr>
        <w:t>：诊断仪</w:t>
      </w:r>
      <w:r>
        <w:rPr>
          <w:rFonts w:ascii="Arial" w:hAnsi="Arial" w:cs="Arial" w:hint="eastAsia"/>
          <w:color w:val="000000"/>
        </w:rPr>
        <w:t>发送</w:t>
      </w:r>
      <w:r>
        <w:rPr>
          <w:rFonts w:ascii="Arial" w:hAnsi="Arial" w:cs="Arial"/>
          <w:color w:val="000000"/>
        </w:rPr>
        <w:t>DTC</w:t>
      </w:r>
      <w:r>
        <w:rPr>
          <w:rFonts w:ascii="Arial" w:hAnsi="Arial" w:cs="Arial"/>
          <w:color w:val="000000"/>
        </w:rPr>
        <w:t>设置类型设为</w:t>
      </w:r>
      <w:r>
        <w:rPr>
          <w:rFonts w:ascii="宋体" w:hAnsi="宋体" w:cs="Arial"/>
          <w:color w:val="000000"/>
        </w:rPr>
        <w:t>“</w:t>
      </w:r>
      <w:r>
        <w:rPr>
          <w:rFonts w:ascii="宋体" w:hAnsi="宋体" w:cs="Arial" w:hint="eastAsia"/>
          <w:color w:val="000000"/>
        </w:rPr>
        <w:t>开启</w:t>
      </w:r>
      <w:r>
        <w:rPr>
          <w:rFonts w:ascii="宋体" w:hAnsi="宋体" w:cs="Arial"/>
          <w:color w:val="000000"/>
        </w:rPr>
        <w:t>”</w:t>
      </w:r>
      <w:r>
        <w:rPr>
          <w:rFonts w:ascii="Arial" w:hAnsi="Arial" w:cs="Arial"/>
          <w:color w:val="000000"/>
        </w:rPr>
        <w:t>的控制</w:t>
      </w:r>
      <w:r>
        <w:rPr>
          <w:rFonts w:ascii="Arial" w:hAnsi="Arial" w:cs="Arial"/>
          <w:color w:val="000000"/>
        </w:rPr>
        <w:t>DTC</w:t>
      </w:r>
      <w:r>
        <w:rPr>
          <w:rFonts w:ascii="Arial" w:hAnsi="Arial" w:cs="Arial"/>
          <w:color w:val="000000"/>
        </w:rPr>
        <w:t>设置服务请求。此请求使用一个单帧请求报文，通过功能寻址发送给所有的</w:t>
      </w:r>
      <w:r>
        <w:rPr>
          <w:rFonts w:ascii="Arial" w:hAnsi="Arial" w:cs="Arial"/>
          <w:color w:val="000000"/>
        </w:rPr>
        <w:t>ECU</w:t>
      </w:r>
      <w:r>
        <w:rPr>
          <w:rFonts w:ascii="Arial" w:hAnsi="Arial" w:cs="Arial"/>
          <w:color w:val="000000"/>
        </w:rPr>
        <w:t>。</w:t>
      </w:r>
    </w:p>
    <w:p w:rsidR="00957860" w:rsidRDefault="00AE5F07">
      <w:pPr>
        <w:pStyle w:val="HR2"/>
        <w:ind w:firstLine="480"/>
        <w:rPr>
          <w:rFonts w:ascii="Arial" w:hAnsi="Arial" w:cs="Arial"/>
          <w:color w:val="000000"/>
        </w:rPr>
      </w:pPr>
      <w:r>
        <w:rPr>
          <w:rFonts w:ascii="Arial" w:hAnsi="Arial" w:cs="Arial" w:hint="eastAsia"/>
          <w:color w:val="000000"/>
        </w:rPr>
        <w:t>（</w:t>
      </w:r>
      <w:r>
        <w:rPr>
          <w:rFonts w:ascii="Arial" w:hAnsi="Arial" w:cs="Arial" w:hint="eastAsia"/>
          <w:color w:val="000000"/>
        </w:rPr>
        <w:t>d</w:t>
      </w:r>
      <w:r>
        <w:rPr>
          <w:rFonts w:ascii="Arial" w:hAnsi="Arial" w:cs="Arial" w:hint="eastAsia"/>
          <w:color w:val="000000"/>
        </w:rPr>
        <w:t>）</w:t>
      </w:r>
      <w:r>
        <w:rPr>
          <w:rFonts w:ascii="Arial" w:hAnsi="Arial" w:cs="Arial"/>
          <w:color w:val="000000"/>
        </w:rPr>
        <w:t>诊断会话控制</w:t>
      </w:r>
      <w:r>
        <w:rPr>
          <w:rFonts w:ascii="Arial" w:hAnsi="Arial" w:cs="Arial"/>
          <w:color w:val="000000"/>
        </w:rPr>
        <w:t>10h 01h</w:t>
      </w:r>
      <w:r>
        <w:rPr>
          <w:rFonts w:ascii="Arial" w:hAnsi="Arial" w:cs="Arial"/>
          <w:color w:val="000000"/>
        </w:rPr>
        <w:t>：诊断仪发送一个会话类型为默认会话的诊断会话控制（</w:t>
      </w:r>
      <w:r>
        <w:rPr>
          <w:rFonts w:ascii="Arial" w:hAnsi="Arial" w:cs="Arial"/>
          <w:color w:val="000000"/>
        </w:rPr>
        <w:t>10h</w:t>
      </w:r>
      <w:r>
        <w:rPr>
          <w:rFonts w:ascii="Arial" w:hAnsi="Arial" w:cs="Arial"/>
          <w:color w:val="000000"/>
        </w:rPr>
        <w:t>）服务请求报文到</w:t>
      </w:r>
      <w:r>
        <w:rPr>
          <w:rFonts w:ascii="Arial" w:hAnsi="Arial" w:cs="Arial"/>
          <w:color w:val="000000"/>
        </w:rPr>
        <w:t>CAN</w:t>
      </w:r>
      <w:r>
        <w:rPr>
          <w:rFonts w:ascii="Arial" w:hAnsi="Arial" w:cs="Arial"/>
          <w:color w:val="000000"/>
        </w:rPr>
        <w:t>网络上。所有的</w:t>
      </w:r>
      <w:r>
        <w:rPr>
          <w:rFonts w:ascii="Arial" w:hAnsi="Arial" w:cs="Arial"/>
          <w:color w:val="000000"/>
        </w:rPr>
        <w:t>ECU</w:t>
      </w:r>
      <w:r>
        <w:rPr>
          <w:rFonts w:ascii="Arial" w:hAnsi="Arial" w:cs="Arial"/>
          <w:color w:val="000000"/>
        </w:rPr>
        <w:t>接收到诊断会话控制（</w:t>
      </w:r>
      <w:r>
        <w:rPr>
          <w:rFonts w:ascii="Arial" w:hAnsi="Arial" w:cs="Arial"/>
          <w:color w:val="000000"/>
        </w:rPr>
        <w:t>10h</w:t>
      </w:r>
      <w:r>
        <w:rPr>
          <w:rFonts w:ascii="Arial" w:hAnsi="Arial" w:cs="Arial"/>
          <w:color w:val="000000"/>
        </w:rPr>
        <w:t>），而进入到默认会话模式。此请求通过功能寻址发送，</w:t>
      </w:r>
      <w:r>
        <w:rPr>
          <w:rFonts w:ascii="Arial" w:hAnsi="Arial" w:cs="Arial" w:hint="eastAsia"/>
          <w:color w:val="000000"/>
        </w:rPr>
        <w:t>发送给所有</w:t>
      </w:r>
      <w:r>
        <w:rPr>
          <w:rFonts w:ascii="Arial" w:hAnsi="Arial" w:cs="Arial" w:hint="eastAsia"/>
          <w:color w:val="000000"/>
        </w:rPr>
        <w:t>ECU</w:t>
      </w:r>
      <w:r>
        <w:rPr>
          <w:rFonts w:ascii="Arial" w:hAnsi="Arial" w:cs="Arial" w:hint="eastAsia"/>
          <w:color w:val="000000"/>
        </w:rPr>
        <w:t>。诊断仪应停止发送周期性的诊断仪在线请求</w:t>
      </w:r>
      <w:r>
        <w:rPr>
          <w:rFonts w:ascii="Arial" w:hAnsi="Arial" w:cs="Arial" w:hint="eastAsia"/>
          <w:color w:val="000000"/>
        </w:rPr>
        <w:t xml:space="preserve"> </w:t>
      </w:r>
      <w:r>
        <w:rPr>
          <w:rFonts w:ascii="Arial" w:hAnsi="Arial" w:cs="Arial" w:hint="eastAsia"/>
          <w:color w:val="000000"/>
        </w:rPr>
        <w:t>（</w:t>
      </w:r>
      <w:r>
        <w:rPr>
          <w:rFonts w:ascii="Arial" w:hAnsi="Arial" w:cs="Arial" w:hint="eastAsia"/>
          <w:color w:val="000000"/>
        </w:rPr>
        <w:t>3Eh</w:t>
      </w:r>
      <w:r>
        <w:rPr>
          <w:rFonts w:ascii="Arial" w:hAnsi="Arial" w:cs="Arial"/>
          <w:color w:val="000000"/>
        </w:rPr>
        <w:t xml:space="preserve"> 80</w:t>
      </w:r>
      <w:r>
        <w:rPr>
          <w:rFonts w:ascii="Arial" w:hAnsi="Arial" w:cs="Arial" w:hint="eastAsia"/>
          <w:color w:val="000000"/>
        </w:rPr>
        <w:t>h</w:t>
      </w:r>
      <w:r>
        <w:rPr>
          <w:rFonts w:ascii="Arial" w:hAnsi="Arial" w:cs="Arial" w:hint="eastAsia"/>
          <w:color w:val="000000"/>
        </w:rPr>
        <w:t>）。</w:t>
      </w:r>
    </w:p>
    <w:p w:rsidR="00957860" w:rsidRDefault="00AE5F07">
      <w:pPr>
        <w:pStyle w:val="HR2"/>
        <w:ind w:firstLine="480"/>
        <w:rPr>
          <w:rFonts w:ascii="Arial" w:hAnsi="Arial" w:cs="Arial"/>
          <w:color w:val="000000"/>
        </w:rPr>
      </w:pPr>
      <w:r>
        <w:rPr>
          <w:rFonts w:ascii="Arial" w:hAnsi="Arial" w:cs="Arial" w:hint="eastAsia"/>
          <w:color w:val="000000"/>
        </w:rPr>
        <w:t>（</w:t>
      </w:r>
      <w:r>
        <w:rPr>
          <w:rFonts w:ascii="Arial" w:hAnsi="Arial" w:cs="Arial" w:hint="eastAsia"/>
          <w:color w:val="000000"/>
        </w:rPr>
        <w:t>e</w:t>
      </w:r>
      <w:r>
        <w:rPr>
          <w:rFonts w:ascii="Arial" w:hAnsi="Arial" w:cs="Arial" w:hint="eastAsia"/>
          <w:color w:val="000000"/>
        </w:rPr>
        <w:t>）</w:t>
      </w:r>
      <w:r>
        <w:rPr>
          <w:rFonts w:ascii="Arial" w:hAnsi="Arial" w:cs="Arial"/>
          <w:color w:val="000000"/>
        </w:rPr>
        <w:t>清除诊断信息</w:t>
      </w:r>
      <w:r>
        <w:rPr>
          <w:rFonts w:ascii="Arial" w:hAnsi="Arial" w:cs="Arial"/>
          <w:color w:val="000000"/>
        </w:rPr>
        <w:t>14h FFh FFh FFh</w:t>
      </w:r>
      <w:r>
        <w:rPr>
          <w:rFonts w:ascii="Arial" w:hAnsi="Arial" w:cs="Arial"/>
          <w:color w:val="000000"/>
        </w:rPr>
        <w:t>：如果重编程</w:t>
      </w:r>
      <w:r>
        <w:rPr>
          <w:rFonts w:ascii="Arial" w:hAnsi="Arial" w:cs="Arial"/>
          <w:color w:val="000000"/>
        </w:rPr>
        <w:t>ECU</w:t>
      </w:r>
      <w:r>
        <w:rPr>
          <w:rFonts w:ascii="Arial" w:hAnsi="Arial" w:cs="Arial"/>
          <w:color w:val="000000"/>
        </w:rPr>
        <w:t>在编程步骤被重启，当编程</w:t>
      </w:r>
      <w:r>
        <w:rPr>
          <w:rFonts w:ascii="Arial" w:hAnsi="Arial" w:cs="Arial"/>
          <w:color w:val="000000"/>
        </w:rPr>
        <w:t>ECU</w:t>
      </w:r>
      <w:r>
        <w:rPr>
          <w:rFonts w:ascii="Arial" w:hAnsi="Arial" w:cs="Arial"/>
          <w:color w:val="000000"/>
        </w:rPr>
        <w:t>运行在默认会话模式时，网络上其它的</w:t>
      </w:r>
      <w:r>
        <w:rPr>
          <w:rFonts w:ascii="Arial" w:hAnsi="Arial" w:cs="Arial"/>
          <w:color w:val="000000"/>
        </w:rPr>
        <w:t>ECU</w:t>
      </w:r>
      <w:r>
        <w:rPr>
          <w:rFonts w:ascii="Arial" w:hAnsi="Arial" w:cs="Arial"/>
          <w:color w:val="000000"/>
        </w:rPr>
        <w:t>仍然在不能正常通信状态，此时，一些可能被存储在编程</w:t>
      </w:r>
      <w:r>
        <w:rPr>
          <w:rFonts w:ascii="Arial" w:hAnsi="Arial" w:cs="Arial"/>
          <w:color w:val="000000"/>
        </w:rPr>
        <w:t>ECU</w:t>
      </w:r>
      <w:r>
        <w:rPr>
          <w:rFonts w:ascii="Arial" w:hAnsi="Arial" w:cs="Arial"/>
          <w:color w:val="000000"/>
        </w:rPr>
        <w:t>中的诊断信息就应该通过物理寻址的清除诊断信息（</w:t>
      </w:r>
      <w:r>
        <w:rPr>
          <w:rFonts w:ascii="Arial" w:hAnsi="Arial" w:cs="Arial"/>
          <w:color w:val="000000"/>
        </w:rPr>
        <w:t>14h</w:t>
      </w:r>
      <w:r>
        <w:rPr>
          <w:rFonts w:ascii="Arial" w:hAnsi="Arial" w:cs="Arial"/>
          <w:color w:val="000000"/>
        </w:rPr>
        <w:t>）服务来清除。</w:t>
      </w:r>
    </w:p>
    <w:p w:rsidR="00957860" w:rsidRDefault="00957860">
      <w:pPr>
        <w:pStyle w:val="HR2"/>
        <w:ind w:firstLine="480"/>
        <w:rPr>
          <w:rFonts w:ascii="Arial" w:hAnsi="Arial" w:cs="Arial"/>
          <w:color w:val="000000"/>
        </w:rPr>
      </w:pPr>
    </w:p>
    <w:p w:rsidR="00957860" w:rsidRDefault="00AE5F07">
      <w:pPr>
        <w:pStyle w:val="HR20"/>
        <w:numPr>
          <w:ilvl w:val="1"/>
          <w:numId w:val="37"/>
        </w:numPr>
        <w:tabs>
          <w:tab w:val="clear" w:pos="284"/>
        </w:tabs>
        <w:rPr>
          <w:rFonts w:cs="Arial"/>
        </w:rPr>
      </w:pPr>
      <w:bookmarkStart w:id="147" w:name="_Toc326743926"/>
      <w:bookmarkStart w:id="148" w:name="_Toc329770080"/>
      <w:bookmarkStart w:id="149" w:name="_Toc339285139"/>
      <w:bookmarkStart w:id="150" w:name="_Toc494360588"/>
      <w:r>
        <w:rPr>
          <w:rFonts w:cs="Arial"/>
        </w:rPr>
        <w:t>诊断服务</w:t>
      </w:r>
      <w:bookmarkEnd w:id="147"/>
      <w:r>
        <w:rPr>
          <w:rFonts w:cs="Arial"/>
        </w:rPr>
        <w:t>需求</w:t>
      </w:r>
      <w:bookmarkEnd w:id="148"/>
      <w:bookmarkEnd w:id="149"/>
      <w:bookmarkEnd w:id="150"/>
    </w:p>
    <w:p w:rsidR="00957860" w:rsidRDefault="00AE5F07">
      <w:pPr>
        <w:pStyle w:val="HR2"/>
        <w:ind w:firstLine="480"/>
        <w:rPr>
          <w:rFonts w:ascii="Arial" w:hAnsi="Arial" w:cs="Arial"/>
          <w:color w:val="000000"/>
        </w:rPr>
      </w:pPr>
      <w:r>
        <w:rPr>
          <w:rFonts w:ascii="Arial" w:hAnsi="Arial" w:cs="Arial"/>
          <w:color w:val="000000"/>
        </w:rPr>
        <w:t>下表定义了一个重编程</w:t>
      </w:r>
      <w:r>
        <w:rPr>
          <w:rFonts w:ascii="Arial" w:hAnsi="Arial" w:cs="Arial"/>
          <w:color w:val="000000"/>
        </w:rPr>
        <w:t>ECU</w:t>
      </w:r>
      <w:r>
        <w:rPr>
          <w:rFonts w:ascii="Arial" w:hAnsi="Arial" w:cs="Arial"/>
          <w:color w:val="000000"/>
        </w:rPr>
        <w:t>的</w:t>
      </w:r>
      <w:r>
        <w:rPr>
          <w:rFonts w:ascii="Arial" w:hAnsi="Arial" w:cs="Arial"/>
          <w:color w:val="000000"/>
        </w:rPr>
        <w:t>Bootloader</w:t>
      </w:r>
      <w:r>
        <w:rPr>
          <w:rFonts w:ascii="Arial" w:hAnsi="Arial" w:cs="Arial"/>
          <w:color w:val="000000"/>
        </w:rPr>
        <w:t>软件需要的</w:t>
      </w:r>
      <w:r>
        <w:rPr>
          <w:rFonts w:ascii="Arial" w:hAnsi="Arial" w:cs="Arial"/>
          <w:b/>
          <w:color w:val="000000"/>
        </w:rPr>
        <w:t>最小</w:t>
      </w:r>
      <w:r>
        <w:rPr>
          <w:rFonts w:ascii="Arial" w:hAnsi="Arial" w:cs="Arial"/>
          <w:color w:val="000000"/>
        </w:rPr>
        <w:t>诊断服务。为了满足执行</w:t>
      </w:r>
      <w:r>
        <w:rPr>
          <w:rFonts w:ascii="Arial" w:hAnsi="Arial" w:cs="Arial"/>
          <w:color w:val="000000"/>
        </w:rPr>
        <w:t>ECU</w:t>
      </w:r>
      <w:r>
        <w:rPr>
          <w:rFonts w:ascii="Arial" w:hAnsi="Arial" w:cs="Arial"/>
          <w:color w:val="000000"/>
        </w:rPr>
        <w:t>非易失性内存的编程，表格中的服务必须要支持。</w:t>
      </w:r>
    </w:p>
    <w:p w:rsidR="00957860" w:rsidRDefault="00AE5F07">
      <w:pPr>
        <w:pStyle w:val="HR2"/>
        <w:numPr>
          <w:ilvl w:val="0"/>
          <w:numId w:val="39"/>
        </w:numPr>
        <w:spacing w:line="240" w:lineRule="auto"/>
        <w:ind w:firstLineChars="0"/>
        <w:jc w:val="center"/>
        <w:rPr>
          <w:rFonts w:ascii="Arial" w:hAnsi="Arial" w:cs="Arial"/>
          <w:sz w:val="21"/>
        </w:rPr>
      </w:pPr>
      <w:bookmarkStart w:id="151" w:name="OLE_LINK23"/>
      <w:bookmarkStart w:id="152" w:name="OLE_LINK28"/>
      <w:r>
        <w:rPr>
          <w:rFonts w:ascii="Arial" w:hAnsi="Arial" w:cs="Arial"/>
          <w:sz w:val="21"/>
        </w:rPr>
        <w:t>预编程步骤支持的诊断服务</w:t>
      </w:r>
      <w:bookmarkEnd w:id="151"/>
      <w:bookmarkEnd w:id="152"/>
    </w:p>
    <w:tbl>
      <w:tblPr>
        <w:tblW w:w="94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2547"/>
        <w:gridCol w:w="711"/>
        <w:gridCol w:w="722"/>
        <w:gridCol w:w="837"/>
        <w:gridCol w:w="711"/>
        <w:gridCol w:w="707"/>
        <w:gridCol w:w="709"/>
        <w:gridCol w:w="788"/>
      </w:tblGrid>
      <w:tr w:rsidR="00957860">
        <w:trPr>
          <w:tblHeader/>
          <w:jc w:val="center"/>
        </w:trPr>
        <w:tc>
          <w:tcPr>
            <w:tcW w:w="1668" w:type="dxa"/>
            <w:vMerge w:val="restart"/>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bookmarkStart w:id="153" w:name="_Hlk328750693"/>
            <w:bookmarkStart w:id="154" w:name="_Toc246813854"/>
            <w:bookmarkStart w:id="155" w:name="_Toc290921614"/>
            <w:bookmarkStart w:id="156" w:name="_Toc246750853"/>
            <w:r>
              <w:rPr>
                <w:rFonts w:cs="Arial"/>
                <w:color w:val="000000"/>
                <w:sz w:val="24"/>
                <w:szCs w:val="24"/>
                <w:lang w:eastAsia="zh-CN"/>
              </w:rPr>
              <w:t>服务</w:t>
            </w:r>
          </w:p>
        </w:tc>
        <w:tc>
          <w:tcPr>
            <w:tcW w:w="2547" w:type="dxa"/>
            <w:vMerge w:val="restart"/>
            <w:tcBorders>
              <w:top w:val="single" w:sz="12"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子功能</w:t>
            </w:r>
            <w:r>
              <w:rPr>
                <w:rFonts w:cs="Arial"/>
                <w:color w:val="000000"/>
                <w:sz w:val="24"/>
                <w:szCs w:val="24"/>
                <w:lang w:eastAsia="zh-CN"/>
              </w:rPr>
              <w:t>/</w:t>
            </w:r>
            <w:r>
              <w:rPr>
                <w:rFonts w:cs="Arial"/>
                <w:color w:val="000000"/>
                <w:sz w:val="24"/>
                <w:szCs w:val="24"/>
                <w:lang w:eastAsia="zh-CN"/>
              </w:rPr>
              <w:t>数据参数</w:t>
            </w:r>
          </w:p>
        </w:tc>
        <w:tc>
          <w:tcPr>
            <w:tcW w:w="1433"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寻址信息</w:t>
            </w:r>
          </w:p>
        </w:tc>
        <w:tc>
          <w:tcPr>
            <w:tcW w:w="1548"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应用模式</w:t>
            </w:r>
          </w:p>
        </w:tc>
        <w:tc>
          <w:tcPr>
            <w:tcW w:w="2204" w:type="dxa"/>
            <w:gridSpan w:val="3"/>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Bootloader</w:t>
            </w:r>
            <w:r>
              <w:rPr>
                <w:rFonts w:cs="Arial"/>
                <w:color w:val="000000"/>
                <w:sz w:val="24"/>
                <w:szCs w:val="24"/>
                <w:lang w:eastAsia="zh-CN"/>
              </w:rPr>
              <w:t>模式</w:t>
            </w:r>
          </w:p>
        </w:tc>
      </w:tr>
      <w:tr w:rsidR="00957860">
        <w:trPr>
          <w:tblHeader/>
          <w:jc w:val="center"/>
        </w:trPr>
        <w:tc>
          <w:tcPr>
            <w:tcW w:w="1668" w:type="dxa"/>
            <w:vMerge/>
            <w:tcBorders>
              <w:top w:val="single" w:sz="4" w:space="0" w:color="auto"/>
              <w:bottom w:val="single" w:sz="4" w:space="0" w:color="auto"/>
            </w:tcBorders>
            <w:shd w:val="pct10" w:color="auto" w:fill="FFFFFF"/>
            <w:vAlign w:val="center"/>
          </w:tcPr>
          <w:p w:rsidR="00957860" w:rsidRDefault="00957860">
            <w:pPr>
              <w:pStyle w:val="TableFirstRow"/>
              <w:jc w:val="center"/>
              <w:rPr>
                <w:rFonts w:cs="Arial"/>
                <w:color w:val="000000"/>
                <w:sz w:val="24"/>
                <w:szCs w:val="24"/>
              </w:rPr>
            </w:pPr>
            <w:bookmarkStart w:id="157" w:name="_Hlk328750709"/>
            <w:bookmarkEnd w:id="153"/>
          </w:p>
        </w:tc>
        <w:tc>
          <w:tcPr>
            <w:tcW w:w="2547" w:type="dxa"/>
            <w:vMerge/>
            <w:tcBorders>
              <w:bottom w:val="single" w:sz="4" w:space="0" w:color="auto"/>
            </w:tcBorders>
            <w:shd w:val="pct10" w:color="auto" w:fill="FFFFFF"/>
            <w:vAlign w:val="center"/>
          </w:tcPr>
          <w:p w:rsidR="00957860" w:rsidRDefault="00957860">
            <w:pPr>
              <w:pStyle w:val="TableFirstRow"/>
              <w:jc w:val="center"/>
              <w:rPr>
                <w:rFonts w:cs="Arial"/>
                <w:color w:val="000000"/>
                <w:sz w:val="24"/>
                <w:szCs w:val="24"/>
              </w:rPr>
            </w:pPr>
          </w:p>
        </w:tc>
        <w:tc>
          <w:tcPr>
            <w:tcW w:w="711"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物理</w:t>
            </w:r>
          </w:p>
        </w:tc>
        <w:tc>
          <w:tcPr>
            <w:tcW w:w="722"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功能</w:t>
            </w:r>
          </w:p>
        </w:tc>
        <w:tc>
          <w:tcPr>
            <w:tcW w:w="837"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11"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07"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88"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编程</w:t>
            </w:r>
          </w:p>
        </w:tc>
      </w:tr>
      <w:tr w:rsidR="00957860">
        <w:trPr>
          <w:trHeight w:val="874"/>
          <w:jc w:val="center"/>
        </w:trPr>
        <w:tc>
          <w:tcPr>
            <w:tcW w:w="1668" w:type="dxa"/>
            <w:tcBorders>
              <w:top w:val="single" w:sz="4" w:space="0" w:color="auto"/>
            </w:tcBorders>
            <w:vAlign w:val="center"/>
          </w:tcPr>
          <w:p w:rsidR="00957860" w:rsidRDefault="00AE5F07">
            <w:pPr>
              <w:pStyle w:val="Tabellentext"/>
              <w:rPr>
                <w:rFonts w:cs="Arial"/>
                <w:color w:val="000000"/>
                <w:sz w:val="24"/>
                <w:szCs w:val="24"/>
              </w:rPr>
            </w:pPr>
            <w:bookmarkStart w:id="158" w:name="OLE_LINK57"/>
            <w:bookmarkStart w:id="159" w:name="OLE_LINK58"/>
            <w:bookmarkEnd w:id="157"/>
            <w:r>
              <w:rPr>
                <w:rFonts w:cs="Arial"/>
                <w:color w:val="000000"/>
                <w:sz w:val="24"/>
                <w:szCs w:val="24"/>
              </w:rPr>
              <w:t>诊断会话控制</w:t>
            </w:r>
            <w:bookmarkEnd w:id="158"/>
            <w:bookmarkEnd w:id="159"/>
            <w:r>
              <w:rPr>
                <w:rFonts w:cs="Arial"/>
                <w:color w:val="000000"/>
                <w:sz w:val="24"/>
                <w:szCs w:val="24"/>
              </w:rPr>
              <w:t>（</w:t>
            </w:r>
            <w:r>
              <w:rPr>
                <w:rFonts w:cs="Arial"/>
                <w:color w:val="000000"/>
                <w:sz w:val="24"/>
                <w:szCs w:val="24"/>
              </w:rPr>
              <w:t>10h</w:t>
            </w:r>
            <w:r>
              <w:rPr>
                <w:rFonts w:cs="Arial"/>
                <w:color w:val="000000"/>
                <w:sz w:val="24"/>
                <w:szCs w:val="24"/>
              </w:rPr>
              <w:t>）</w:t>
            </w:r>
          </w:p>
        </w:tc>
        <w:tc>
          <w:tcPr>
            <w:tcW w:w="2547" w:type="dxa"/>
            <w:tcBorders>
              <w:top w:val="single" w:sz="4" w:space="0" w:color="auto"/>
            </w:tcBorders>
            <w:vAlign w:val="center"/>
          </w:tcPr>
          <w:p w:rsidR="00957860" w:rsidRDefault="00AE5F07">
            <w:pPr>
              <w:pStyle w:val="Tabellentext"/>
              <w:rPr>
                <w:rFonts w:cs="Arial"/>
                <w:color w:val="000000"/>
                <w:sz w:val="24"/>
                <w:szCs w:val="24"/>
              </w:rPr>
            </w:pPr>
            <w:bookmarkStart w:id="160" w:name="OLE_LINK59"/>
            <w:bookmarkStart w:id="161" w:name="OLE_LINK64"/>
            <w:r>
              <w:rPr>
                <w:rFonts w:cs="Arial"/>
                <w:color w:val="000000"/>
                <w:sz w:val="24"/>
                <w:szCs w:val="24"/>
              </w:rPr>
              <w:t>会话类型</w:t>
            </w:r>
            <w:r>
              <w:rPr>
                <w:rFonts w:cs="Arial"/>
                <w:color w:val="000000"/>
                <w:sz w:val="24"/>
                <w:szCs w:val="24"/>
              </w:rPr>
              <w:t xml:space="preserve"> = </w:t>
            </w:r>
            <w:r>
              <w:rPr>
                <w:rFonts w:cs="Arial"/>
                <w:color w:val="000000"/>
                <w:sz w:val="24"/>
                <w:szCs w:val="24"/>
              </w:rPr>
              <w:t>扩展诊断会话（</w:t>
            </w:r>
            <w:r>
              <w:rPr>
                <w:rFonts w:cs="Arial"/>
                <w:color w:val="000000"/>
                <w:sz w:val="24"/>
                <w:szCs w:val="24"/>
              </w:rPr>
              <w:t>03h</w:t>
            </w:r>
            <w:bookmarkEnd w:id="160"/>
            <w:bookmarkEnd w:id="161"/>
            <w:r>
              <w:rPr>
                <w:rFonts w:cs="Arial"/>
                <w:color w:val="000000"/>
                <w:sz w:val="24"/>
                <w:szCs w:val="24"/>
              </w:rPr>
              <w:t>）</w:t>
            </w:r>
          </w:p>
        </w:tc>
        <w:tc>
          <w:tcPr>
            <w:tcW w:w="711"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837"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11"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88" w:type="dxa"/>
            <w:tcBorders>
              <w:top w:val="single" w:sz="4" w:space="0" w:color="auto"/>
            </w:tcBorders>
            <w:vAlign w:val="center"/>
          </w:tcPr>
          <w:p w:rsidR="00957860" w:rsidRDefault="00957860">
            <w:pPr>
              <w:pStyle w:val="Tabellentext"/>
              <w:jc w:val="center"/>
              <w:rPr>
                <w:rFonts w:cs="Arial"/>
                <w:sz w:val="24"/>
                <w:szCs w:val="24"/>
              </w:rPr>
            </w:pPr>
          </w:p>
        </w:tc>
      </w:tr>
      <w:tr w:rsidR="00957860">
        <w:trPr>
          <w:trHeight w:val="874"/>
          <w:jc w:val="center"/>
        </w:trPr>
        <w:tc>
          <w:tcPr>
            <w:tcW w:w="1668"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例程控制（</w:t>
            </w:r>
            <w:r>
              <w:rPr>
                <w:rFonts w:cs="Arial"/>
                <w:color w:val="000000"/>
                <w:sz w:val="24"/>
                <w:szCs w:val="24"/>
              </w:rPr>
              <w:t>31h</w:t>
            </w:r>
            <w:r>
              <w:rPr>
                <w:rFonts w:cs="Arial"/>
                <w:color w:val="000000"/>
                <w:sz w:val="24"/>
                <w:szCs w:val="24"/>
              </w:rPr>
              <w:t>）</w:t>
            </w:r>
          </w:p>
        </w:tc>
        <w:tc>
          <w:tcPr>
            <w:tcW w:w="2547" w:type="dxa"/>
            <w:tcBorders>
              <w:top w:val="single" w:sz="4" w:space="0" w:color="auto"/>
            </w:tcBorders>
            <w:vAlign w:val="center"/>
          </w:tcPr>
          <w:p w:rsidR="00957860" w:rsidRDefault="00AE5F07">
            <w:pPr>
              <w:pStyle w:val="Tabellentext"/>
              <w:rPr>
                <w:rFonts w:cs="Arial"/>
                <w:color w:val="000000"/>
                <w:sz w:val="24"/>
                <w:szCs w:val="24"/>
              </w:rPr>
            </w:pPr>
            <w:bookmarkStart w:id="162" w:name="OLE_LINK74"/>
            <w:bookmarkStart w:id="163" w:name="OLE_LINK75"/>
            <w:r>
              <w:rPr>
                <w:rFonts w:cs="Arial"/>
                <w:color w:val="000000"/>
                <w:sz w:val="24"/>
                <w:szCs w:val="24"/>
              </w:rPr>
              <w:t>例程控制类型</w:t>
            </w:r>
            <w:r>
              <w:rPr>
                <w:rFonts w:cs="Arial"/>
                <w:color w:val="000000"/>
                <w:sz w:val="24"/>
                <w:szCs w:val="24"/>
              </w:rPr>
              <w:t xml:space="preserve"> = </w:t>
            </w:r>
            <w:r>
              <w:rPr>
                <w:rFonts w:cs="Arial"/>
                <w:color w:val="000000"/>
                <w:sz w:val="24"/>
                <w:szCs w:val="24"/>
              </w:rPr>
              <w:t>开始例程</w:t>
            </w:r>
            <w:bookmarkEnd w:id="162"/>
            <w:bookmarkEnd w:id="163"/>
            <w:r>
              <w:rPr>
                <w:rFonts w:cs="Arial"/>
                <w:color w:val="000000"/>
                <w:sz w:val="24"/>
                <w:szCs w:val="24"/>
              </w:rPr>
              <w:t>（</w:t>
            </w:r>
            <w:r>
              <w:rPr>
                <w:rFonts w:cs="Arial"/>
                <w:color w:val="000000"/>
                <w:sz w:val="24"/>
                <w:szCs w:val="24"/>
              </w:rPr>
              <w:t>01h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DID =</w:t>
            </w:r>
            <w:r>
              <w:rPr>
                <w:rFonts w:cs="Arial"/>
                <w:sz w:val="24"/>
                <w:szCs w:val="24"/>
              </w:rPr>
              <w:t>检查编程预条件（</w:t>
            </w:r>
            <w:r>
              <w:rPr>
                <w:rFonts w:cs="Arial" w:hint="eastAsia"/>
                <w:color w:val="000000"/>
                <w:sz w:val="24"/>
                <w:szCs w:val="24"/>
              </w:rPr>
              <w:t>02</w:t>
            </w:r>
            <w:r>
              <w:rPr>
                <w:rFonts w:cs="Arial"/>
                <w:color w:val="000000"/>
                <w:sz w:val="24"/>
                <w:szCs w:val="24"/>
              </w:rPr>
              <w:t>h 0</w:t>
            </w:r>
            <w:r>
              <w:rPr>
                <w:rFonts w:cs="Arial" w:hint="eastAsia"/>
                <w:color w:val="000000"/>
                <w:sz w:val="24"/>
                <w:szCs w:val="24"/>
              </w:rPr>
              <w:t>3</w:t>
            </w:r>
            <w:r>
              <w:rPr>
                <w:rFonts w:cs="Arial"/>
                <w:color w:val="000000"/>
                <w:sz w:val="24"/>
                <w:szCs w:val="24"/>
              </w:rPr>
              <w:t>h</w:t>
            </w:r>
            <w:r>
              <w:rPr>
                <w:rFonts w:cs="Arial"/>
                <w:color w:val="000000"/>
                <w:sz w:val="24"/>
                <w:szCs w:val="24"/>
              </w:rPr>
              <w:t>）</w:t>
            </w:r>
          </w:p>
        </w:tc>
        <w:tc>
          <w:tcPr>
            <w:tcW w:w="711"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837"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11"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tcBorders>
              <w:top w:val="single" w:sz="4" w:space="0" w:color="auto"/>
            </w:tcBorders>
            <w:vAlign w:val="center"/>
          </w:tcPr>
          <w:p w:rsidR="00957860" w:rsidRDefault="00957860">
            <w:pPr>
              <w:pStyle w:val="Tabellentext"/>
              <w:jc w:val="center"/>
              <w:rPr>
                <w:rFonts w:cs="Arial"/>
                <w:sz w:val="24"/>
                <w:szCs w:val="24"/>
              </w:rPr>
            </w:pP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88" w:type="dxa"/>
            <w:tcBorders>
              <w:top w:val="single" w:sz="4" w:space="0" w:color="auto"/>
            </w:tcBorders>
            <w:vAlign w:val="center"/>
          </w:tcPr>
          <w:p w:rsidR="00957860" w:rsidRDefault="00957860">
            <w:pPr>
              <w:pStyle w:val="Tabellentext"/>
              <w:jc w:val="center"/>
              <w:rPr>
                <w:rFonts w:cs="Arial"/>
                <w:sz w:val="24"/>
                <w:szCs w:val="24"/>
              </w:rPr>
            </w:pPr>
          </w:p>
        </w:tc>
      </w:tr>
      <w:tr w:rsidR="00957860">
        <w:trPr>
          <w:jc w:val="center"/>
        </w:trPr>
        <w:tc>
          <w:tcPr>
            <w:tcW w:w="1668" w:type="dxa"/>
            <w:vAlign w:val="center"/>
          </w:tcPr>
          <w:p w:rsidR="00957860" w:rsidRDefault="00AE5F07">
            <w:pPr>
              <w:pStyle w:val="Tabellentext"/>
              <w:rPr>
                <w:rFonts w:cs="Arial"/>
                <w:color w:val="000000"/>
                <w:sz w:val="24"/>
                <w:szCs w:val="24"/>
              </w:rPr>
            </w:pPr>
            <w:r>
              <w:rPr>
                <w:rFonts w:cs="Arial"/>
                <w:color w:val="000000"/>
                <w:sz w:val="24"/>
                <w:szCs w:val="24"/>
              </w:rPr>
              <w:t>通信控制（</w:t>
            </w:r>
            <w:r>
              <w:rPr>
                <w:rFonts w:cs="Arial"/>
                <w:color w:val="000000"/>
                <w:sz w:val="24"/>
                <w:szCs w:val="24"/>
              </w:rPr>
              <w:t>28h</w:t>
            </w:r>
            <w:r>
              <w:rPr>
                <w:rFonts w:cs="Arial"/>
                <w:color w:val="000000"/>
                <w:sz w:val="24"/>
                <w:szCs w:val="24"/>
              </w:rPr>
              <w:t>）</w:t>
            </w:r>
          </w:p>
        </w:tc>
        <w:tc>
          <w:tcPr>
            <w:tcW w:w="2547" w:type="dxa"/>
            <w:vAlign w:val="center"/>
          </w:tcPr>
          <w:p w:rsidR="00957860" w:rsidRDefault="00AE5F07">
            <w:pPr>
              <w:pStyle w:val="Tabellentext"/>
              <w:rPr>
                <w:rFonts w:cs="Arial"/>
                <w:color w:val="000000"/>
                <w:sz w:val="24"/>
                <w:szCs w:val="24"/>
              </w:rPr>
            </w:pPr>
            <w:r>
              <w:rPr>
                <w:rFonts w:cs="Arial"/>
                <w:color w:val="000000"/>
                <w:sz w:val="24"/>
                <w:szCs w:val="24"/>
              </w:rPr>
              <w:t>控制类型</w:t>
            </w:r>
            <w:r>
              <w:rPr>
                <w:rFonts w:cs="Arial"/>
                <w:color w:val="000000"/>
                <w:sz w:val="24"/>
                <w:szCs w:val="24"/>
              </w:rPr>
              <w:t xml:space="preserve"> = </w:t>
            </w:r>
            <w:r>
              <w:rPr>
                <w:rFonts w:cs="Arial"/>
                <w:color w:val="000000"/>
                <w:sz w:val="24"/>
                <w:szCs w:val="24"/>
              </w:rPr>
              <w:t>不能接收和发送（</w:t>
            </w:r>
            <w:r>
              <w:rPr>
                <w:rFonts w:cs="Arial"/>
                <w:color w:val="000000"/>
                <w:sz w:val="24"/>
                <w:szCs w:val="24"/>
              </w:rPr>
              <w:t>03h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通信类型</w:t>
            </w:r>
            <w:r>
              <w:rPr>
                <w:rFonts w:cs="Arial"/>
                <w:color w:val="000000"/>
                <w:sz w:val="24"/>
                <w:szCs w:val="24"/>
              </w:rPr>
              <w:t xml:space="preserve"> = </w:t>
            </w:r>
            <w:r>
              <w:rPr>
                <w:rFonts w:cs="Arial"/>
                <w:color w:val="000000"/>
                <w:sz w:val="24"/>
                <w:szCs w:val="24"/>
              </w:rPr>
              <w:t>应用和网络管理报文（</w:t>
            </w:r>
            <w:r>
              <w:rPr>
                <w:rFonts w:cs="Arial"/>
                <w:color w:val="000000"/>
                <w:sz w:val="24"/>
                <w:szCs w:val="24"/>
              </w:rPr>
              <w:t>03h</w:t>
            </w:r>
            <w:r>
              <w:rPr>
                <w:rFonts w:cs="Arial"/>
                <w:color w:val="000000"/>
                <w:sz w:val="24"/>
                <w:szCs w:val="24"/>
              </w:rPr>
              <w:t>）</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837" w:type="dxa"/>
            <w:vAlign w:val="center"/>
          </w:tcPr>
          <w:p w:rsidR="00957860" w:rsidRDefault="00957860">
            <w:pPr>
              <w:pStyle w:val="Tabellentext"/>
              <w:jc w:val="center"/>
              <w:rPr>
                <w:rFonts w:cs="Arial"/>
                <w:color w:val="000000"/>
                <w:sz w:val="24"/>
                <w:szCs w:val="24"/>
              </w:rPr>
            </w:pP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957860">
            <w:pPr>
              <w:pStyle w:val="Tabellentext"/>
              <w:jc w:val="center"/>
              <w:rPr>
                <w:rFonts w:cs="Arial"/>
                <w:sz w:val="24"/>
                <w:szCs w:val="24"/>
              </w:rPr>
            </w:pP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88" w:type="dxa"/>
            <w:vAlign w:val="center"/>
          </w:tcPr>
          <w:p w:rsidR="00957860" w:rsidRDefault="00957860">
            <w:pPr>
              <w:pStyle w:val="Tabellentext"/>
              <w:jc w:val="center"/>
              <w:rPr>
                <w:rFonts w:cs="Arial"/>
                <w:sz w:val="24"/>
                <w:szCs w:val="24"/>
              </w:rPr>
            </w:pPr>
          </w:p>
        </w:tc>
      </w:tr>
      <w:tr w:rsidR="00957860">
        <w:trPr>
          <w:jc w:val="center"/>
        </w:trPr>
        <w:tc>
          <w:tcPr>
            <w:tcW w:w="1668" w:type="dxa"/>
            <w:vAlign w:val="center"/>
          </w:tcPr>
          <w:p w:rsidR="00957860" w:rsidRDefault="00AE5F07">
            <w:pPr>
              <w:pStyle w:val="Tabellentext"/>
              <w:rPr>
                <w:rFonts w:cs="Arial"/>
                <w:color w:val="000000"/>
                <w:sz w:val="24"/>
                <w:szCs w:val="24"/>
              </w:rPr>
            </w:pPr>
            <w:r>
              <w:rPr>
                <w:rFonts w:cs="Arial"/>
                <w:color w:val="000000"/>
                <w:sz w:val="24"/>
                <w:szCs w:val="24"/>
              </w:rPr>
              <w:t>控制</w:t>
            </w:r>
            <w:r>
              <w:rPr>
                <w:rFonts w:cs="Arial"/>
                <w:color w:val="000000"/>
                <w:sz w:val="24"/>
                <w:szCs w:val="24"/>
              </w:rPr>
              <w:t>DTC</w:t>
            </w:r>
            <w:r>
              <w:rPr>
                <w:rFonts w:cs="Arial"/>
                <w:color w:val="000000"/>
                <w:sz w:val="24"/>
                <w:szCs w:val="24"/>
              </w:rPr>
              <w:t>设置（</w:t>
            </w:r>
            <w:r>
              <w:rPr>
                <w:rFonts w:cs="Arial"/>
                <w:color w:val="000000"/>
                <w:sz w:val="24"/>
                <w:szCs w:val="24"/>
              </w:rPr>
              <w:t>85h</w:t>
            </w:r>
            <w:r>
              <w:rPr>
                <w:rFonts w:cs="Arial"/>
                <w:color w:val="000000"/>
                <w:sz w:val="24"/>
                <w:szCs w:val="24"/>
              </w:rPr>
              <w:t>）</w:t>
            </w:r>
          </w:p>
        </w:tc>
        <w:tc>
          <w:tcPr>
            <w:tcW w:w="2547" w:type="dxa"/>
            <w:vAlign w:val="center"/>
          </w:tcPr>
          <w:p w:rsidR="00957860" w:rsidRDefault="00AE5F07">
            <w:pPr>
              <w:pStyle w:val="Tabellentext"/>
              <w:rPr>
                <w:rFonts w:cs="Arial"/>
                <w:color w:val="000000"/>
                <w:sz w:val="24"/>
                <w:szCs w:val="24"/>
              </w:rPr>
            </w:pPr>
            <w:r>
              <w:rPr>
                <w:rFonts w:cs="Arial"/>
                <w:color w:val="000000"/>
                <w:sz w:val="24"/>
                <w:szCs w:val="24"/>
              </w:rPr>
              <w:t>DTC</w:t>
            </w:r>
            <w:r>
              <w:rPr>
                <w:rFonts w:cs="Arial"/>
                <w:color w:val="000000"/>
                <w:sz w:val="24"/>
                <w:szCs w:val="24"/>
              </w:rPr>
              <w:t>设置类型</w:t>
            </w:r>
            <w:r>
              <w:rPr>
                <w:rFonts w:cs="Arial"/>
                <w:color w:val="000000"/>
                <w:sz w:val="24"/>
                <w:szCs w:val="24"/>
              </w:rPr>
              <w:t xml:space="preserve"> = </w:t>
            </w:r>
            <w:r>
              <w:rPr>
                <w:rFonts w:cs="Arial"/>
                <w:color w:val="000000"/>
                <w:sz w:val="24"/>
                <w:szCs w:val="24"/>
              </w:rPr>
              <w:t>关（</w:t>
            </w:r>
            <w:r>
              <w:rPr>
                <w:rFonts w:cs="Arial"/>
                <w:color w:val="000000"/>
                <w:sz w:val="24"/>
                <w:szCs w:val="24"/>
              </w:rPr>
              <w:t>02h</w:t>
            </w:r>
            <w:r>
              <w:rPr>
                <w:rFonts w:cs="Arial"/>
                <w:color w:val="000000"/>
                <w:sz w:val="24"/>
                <w:szCs w:val="24"/>
              </w:rPr>
              <w:t>）</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837" w:type="dxa"/>
            <w:vAlign w:val="center"/>
          </w:tcPr>
          <w:p w:rsidR="00957860" w:rsidRDefault="00957860">
            <w:pPr>
              <w:pStyle w:val="Tabellentext"/>
              <w:jc w:val="center"/>
              <w:rPr>
                <w:rFonts w:cs="Arial"/>
                <w:color w:val="000000"/>
                <w:sz w:val="24"/>
                <w:szCs w:val="24"/>
              </w:rPr>
            </w:pP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957860">
            <w:pPr>
              <w:pStyle w:val="Tabellentext"/>
              <w:jc w:val="center"/>
              <w:rPr>
                <w:rFonts w:cs="Arial"/>
                <w:sz w:val="24"/>
                <w:szCs w:val="24"/>
              </w:rPr>
            </w:pP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88" w:type="dxa"/>
            <w:vAlign w:val="center"/>
          </w:tcPr>
          <w:p w:rsidR="00957860" w:rsidRDefault="00957860">
            <w:pPr>
              <w:pStyle w:val="Tabellentext"/>
              <w:jc w:val="center"/>
              <w:rPr>
                <w:rFonts w:cs="Arial"/>
                <w:sz w:val="24"/>
                <w:szCs w:val="24"/>
              </w:rPr>
            </w:pPr>
          </w:p>
        </w:tc>
      </w:tr>
      <w:tr w:rsidR="00957860">
        <w:trPr>
          <w:jc w:val="center"/>
        </w:trPr>
        <w:tc>
          <w:tcPr>
            <w:tcW w:w="1668" w:type="dxa"/>
            <w:vAlign w:val="center"/>
          </w:tcPr>
          <w:p w:rsidR="00957860" w:rsidRDefault="00AE5F07">
            <w:pPr>
              <w:pStyle w:val="Tabellentext"/>
              <w:rPr>
                <w:rFonts w:cs="Arial"/>
                <w:color w:val="000000"/>
                <w:sz w:val="24"/>
                <w:szCs w:val="24"/>
              </w:rPr>
            </w:pPr>
            <w:bookmarkStart w:id="164" w:name="OLE_LINK61"/>
            <w:bookmarkStart w:id="165" w:name="OLE_LINK65"/>
            <w:bookmarkStart w:id="166" w:name="OLE_LINK60"/>
            <w:r>
              <w:rPr>
                <w:rFonts w:cs="Arial"/>
                <w:color w:val="000000"/>
                <w:sz w:val="24"/>
                <w:szCs w:val="24"/>
              </w:rPr>
              <w:t>通过</w:t>
            </w:r>
            <w:r>
              <w:rPr>
                <w:rFonts w:cs="Arial"/>
                <w:color w:val="000000"/>
                <w:sz w:val="24"/>
                <w:szCs w:val="24"/>
              </w:rPr>
              <w:t>DID</w:t>
            </w:r>
            <w:r>
              <w:rPr>
                <w:rFonts w:cs="Arial"/>
                <w:color w:val="000000"/>
                <w:sz w:val="24"/>
                <w:szCs w:val="24"/>
              </w:rPr>
              <w:t>读数据</w:t>
            </w:r>
            <w:bookmarkEnd w:id="164"/>
            <w:bookmarkEnd w:id="165"/>
            <w:bookmarkEnd w:id="166"/>
            <w:r>
              <w:rPr>
                <w:rFonts w:cs="Arial"/>
                <w:color w:val="000000"/>
                <w:sz w:val="24"/>
                <w:szCs w:val="24"/>
              </w:rPr>
              <w:t>（</w:t>
            </w:r>
            <w:r>
              <w:rPr>
                <w:rFonts w:cs="Arial"/>
                <w:color w:val="000000"/>
                <w:sz w:val="24"/>
                <w:szCs w:val="24"/>
              </w:rPr>
              <w:t>22h</w:t>
            </w:r>
            <w:r>
              <w:rPr>
                <w:rFonts w:cs="Arial"/>
                <w:color w:val="000000"/>
                <w:sz w:val="24"/>
                <w:szCs w:val="24"/>
              </w:rPr>
              <w:t>）</w:t>
            </w:r>
          </w:p>
        </w:tc>
        <w:tc>
          <w:tcPr>
            <w:tcW w:w="2547" w:type="dxa"/>
            <w:vAlign w:val="center"/>
          </w:tcPr>
          <w:p w:rsidR="00957860" w:rsidRDefault="00AE5F07">
            <w:pPr>
              <w:pStyle w:val="Tabellentext"/>
              <w:rPr>
                <w:rFonts w:cs="Arial"/>
                <w:color w:val="000000"/>
                <w:sz w:val="24"/>
                <w:szCs w:val="24"/>
              </w:rPr>
            </w:pPr>
            <w:r>
              <w:rPr>
                <w:rFonts w:cs="Arial"/>
                <w:color w:val="000000"/>
                <w:sz w:val="24"/>
                <w:szCs w:val="24"/>
              </w:rPr>
              <w:t xml:space="preserve">DID = </w:t>
            </w:r>
            <w:r>
              <w:rPr>
                <w:rFonts w:cs="Arial"/>
                <w:color w:val="000000"/>
                <w:sz w:val="24"/>
                <w:szCs w:val="24"/>
              </w:rPr>
              <w:t>（供应商规定）</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837"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88" w:type="dxa"/>
            <w:vAlign w:val="center"/>
          </w:tcPr>
          <w:p w:rsidR="00957860" w:rsidRDefault="00957860">
            <w:pPr>
              <w:pStyle w:val="Tabellentext"/>
              <w:jc w:val="center"/>
              <w:rPr>
                <w:rFonts w:cs="Arial"/>
                <w:sz w:val="24"/>
                <w:szCs w:val="24"/>
              </w:rPr>
            </w:pPr>
          </w:p>
        </w:tc>
      </w:tr>
      <w:tr w:rsidR="00957860">
        <w:trPr>
          <w:jc w:val="center"/>
        </w:trPr>
        <w:tc>
          <w:tcPr>
            <w:tcW w:w="1668" w:type="dxa"/>
            <w:vAlign w:val="center"/>
          </w:tcPr>
          <w:p w:rsidR="00957860" w:rsidRDefault="00AE5F07">
            <w:pPr>
              <w:pStyle w:val="Tabellentext"/>
              <w:rPr>
                <w:rFonts w:cs="Arial"/>
                <w:color w:val="000000"/>
                <w:sz w:val="24"/>
                <w:szCs w:val="24"/>
              </w:rPr>
            </w:pPr>
            <w:r>
              <w:rPr>
                <w:rFonts w:cs="Arial"/>
                <w:color w:val="000000"/>
                <w:sz w:val="24"/>
                <w:szCs w:val="24"/>
              </w:rPr>
              <w:lastRenderedPageBreak/>
              <w:t>通过</w:t>
            </w:r>
            <w:r>
              <w:rPr>
                <w:rFonts w:cs="Arial"/>
                <w:color w:val="000000"/>
                <w:sz w:val="24"/>
                <w:szCs w:val="24"/>
              </w:rPr>
              <w:t>DID</w:t>
            </w:r>
            <w:r>
              <w:rPr>
                <w:rFonts w:cs="Arial"/>
                <w:color w:val="000000"/>
                <w:sz w:val="24"/>
                <w:szCs w:val="24"/>
              </w:rPr>
              <w:t>读数据（</w:t>
            </w:r>
            <w:r>
              <w:rPr>
                <w:rFonts w:cs="Arial"/>
                <w:color w:val="000000"/>
                <w:sz w:val="24"/>
                <w:szCs w:val="24"/>
              </w:rPr>
              <w:t>22h</w:t>
            </w:r>
            <w:r>
              <w:rPr>
                <w:rFonts w:cs="Arial"/>
                <w:color w:val="000000"/>
                <w:sz w:val="24"/>
                <w:szCs w:val="24"/>
              </w:rPr>
              <w:t>）</w:t>
            </w:r>
          </w:p>
        </w:tc>
        <w:tc>
          <w:tcPr>
            <w:tcW w:w="2547" w:type="dxa"/>
            <w:vAlign w:val="center"/>
          </w:tcPr>
          <w:p w:rsidR="00957860" w:rsidRDefault="00AE5F07">
            <w:pPr>
              <w:pStyle w:val="Tabellentext"/>
              <w:rPr>
                <w:rFonts w:cs="Arial"/>
                <w:color w:val="000000"/>
                <w:sz w:val="24"/>
                <w:szCs w:val="24"/>
              </w:rPr>
            </w:pPr>
            <w:bookmarkStart w:id="167" w:name="OLE_LINK62"/>
            <w:bookmarkStart w:id="168" w:name="OLE_LINK63"/>
            <w:r>
              <w:rPr>
                <w:rFonts w:cs="Arial"/>
                <w:color w:val="000000"/>
                <w:sz w:val="24"/>
                <w:szCs w:val="24"/>
              </w:rPr>
              <w:t xml:space="preserve">DID </w:t>
            </w:r>
            <w:bookmarkEnd w:id="167"/>
            <w:bookmarkEnd w:id="168"/>
            <w:r>
              <w:rPr>
                <w:rFonts w:cs="Arial"/>
                <w:color w:val="000000"/>
                <w:sz w:val="24"/>
                <w:szCs w:val="24"/>
              </w:rPr>
              <w:t>= F1h 5Bh</w:t>
            </w:r>
            <w:r>
              <w:rPr>
                <w:rFonts w:cs="Arial"/>
                <w:color w:val="000000"/>
                <w:sz w:val="24"/>
                <w:szCs w:val="24"/>
                <w:vertAlign w:val="superscript"/>
              </w:rPr>
              <w:t>1</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22"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837"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11"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88" w:type="dxa"/>
            <w:vAlign w:val="center"/>
          </w:tcPr>
          <w:p w:rsidR="00957860" w:rsidRDefault="00957860">
            <w:pPr>
              <w:pStyle w:val="Tabellentext"/>
              <w:jc w:val="center"/>
              <w:rPr>
                <w:rFonts w:cs="Arial"/>
                <w:color w:val="000000"/>
                <w:sz w:val="24"/>
                <w:szCs w:val="24"/>
              </w:rPr>
            </w:pPr>
          </w:p>
        </w:tc>
      </w:tr>
      <w:tr w:rsidR="00957860">
        <w:trPr>
          <w:jc w:val="center"/>
        </w:trPr>
        <w:tc>
          <w:tcPr>
            <w:tcW w:w="1668" w:type="dxa"/>
            <w:vAlign w:val="center"/>
          </w:tcPr>
          <w:p w:rsidR="00957860" w:rsidRDefault="00AE5F07">
            <w:pPr>
              <w:pStyle w:val="Tabellentext"/>
              <w:rPr>
                <w:rFonts w:cs="Arial"/>
                <w:color w:val="000000"/>
                <w:sz w:val="24"/>
                <w:szCs w:val="24"/>
              </w:rPr>
            </w:pPr>
            <w:r>
              <w:rPr>
                <w:rFonts w:cs="Arial" w:hint="eastAsia"/>
                <w:color w:val="000000"/>
                <w:sz w:val="24"/>
                <w:szCs w:val="24"/>
              </w:rPr>
              <w:t>诊断仪在线（</w:t>
            </w:r>
            <w:r>
              <w:rPr>
                <w:rFonts w:cs="Arial" w:hint="eastAsia"/>
                <w:color w:val="000000"/>
                <w:sz w:val="24"/>
                <w:szCs w:val="24"/>
              </w:rPr>
              <w:t>3E</w:t>
            </w:r>
            <w:r>
              <w:rPr>
                <w:rFonts w:cs="Arial"/>
                <w:color w:val="000000"/>
                <w:sz w:val="24"/>
                <w:szCs w:val="24"/>
              </w:rPr>
              <w:t>h</w:t>
            </w:r>
            <w:r>
              <w:rPr>
                <w:rFonts w:cs="Arial" w:hint="eastAsia"/>
                <w:color w:val="000000"/>
                <w:sz w:val="24"/>
                <w:szCs w:val="24"/>
              </w:rPr>
              <w:t>）</w:t>
            </w:r>
          </w:p>
        </w:tc>
        <w:tc>
          <w:tcPr>
            <w:tcW w:w="2547" w:type="dxa"/>
            <w:vAlign w:val="center"/>
          </w:tcPr>
          <w:p w:rsidR="00957860" w:rsidRDefault="00AE5F07">
            <w:pPr>
              <w:pStyle w:val="Tabellentext"/>
              <w:rPr>
                <w:rFonts w:cs="Arial"/>
                <w:color w:val="000000"/>
                <w:sz w:val="24"/>
                <w:szCs w:val="24"/>
              </w:rPr>
            </w:pPr>
            <w:r>
              <w:rPr>
                <w:rFonts w:cs="Arial" w:hint="eastAsia"/>
                <w:color w:val="000000"/>
                <w:sz w:val="24"/>
                <w:szCs w:val="24"/>
              </w:rPr>
              <w:t>子功能</w:t>
            </w:r>
            <w:r>
              <w:rPr>
                <w:rFonts w:cs="Arial" w:hint="eastAsia"/>
                <w:color w:val="000000"/>
                <w:sz w:val="24"/>
                <w:szCs w:val="24"/>
              </w:rPr>
              <w:t xml:space="preserve"> =</w:t>
            </w:r>
            <w:r>
              <w:rPr>
                <w:rFonts w:cs="Arial"/>
                <w:color w:val="000000"/>
                <w:sz w:val="24"/>
                <w:szCs w:val="24"/>
              </w:rPr>
              <w:t xml:space="preserve"> 80</w:t>
            </w:r>
            <w:r>
              <w:rPr>
                <w:rFonts w:cs="Arial" w:hint="eastAsia"/>
                <w:color w:val="000000"/>
                <w:sz w:val="24"/>
                <w:szCs w:val="24"/>
              </w:rPr>
              <w:t>h</w:t>
            </w:r>
          </w:p>
        </w:tc>
        <w:tc>
          <w:tcPr>
            <w:tcW w:w="711" w:type="dxa"/>
            <w:vAlign w:val="center"/>
          </w:tcPr>
          <w:p w:rsidR="00957860" w:rsidRDefault="00AE5F07">
            <w:pPr>
              <w:pStyle w:val="Tabellentext"/>
              <w:jc w:val="center"/>
              <w:rPr>
                <w:rFonts w:cs="Arial"/>
                <w:sz w:val="24"/>
                <w:szCs w:val="24"/>
              </w:rPr>
            </w:pPr>
            <w:r>
              <w:rPr>
                <w:rFonts w:cs="Arial"/>
                <w:sz w:val="24"/>
                <w:szCs w:val="24"/>
              </w:rPr>
              <w:t>√</w:t>
            </w:r>
          </w:p>
        </w:tc>
        <w:tc>
          <w:tcPr>
            <w:tcW w:w="722" w:type="dxa"/>
            <w:vAlign w:val="center"/>
          </w:tcPr>
          <w:p w:rsidR="00957860" w:rsidRDefault="00AE5F07">
            <w:pPr>
              <w:pStyle w:val="Tabellentext"/>
              <w:jc w:val="center"/>
              <w:rPr>
                <w:rFonts w:cs="Arial"/>
                <w:sz w:val="24"/>
                <w:szCs w:val="24"/>
              </w:rPr>
            </w:pPr>
            <w:r>
              <w:rPr>
                <w:rFonts w:cs="Arial"/>
                <w:sz w:val="24"/>
                <w:szCs w:val="24"/>
              </w:rPr>
              <w:t>√</w:t>
            </w:r>
          </w:p>
        </w:tc>
        <w:tc>
          <w:tcPr>
            <w:tcW w:w="837" w:type="dxa"/>
            <w:vAlign w:val="center"/>
          </w:tcPr>
          <w:p w:rsidR="00957860" w:rsidRDefault="00AE5F07">
            <w:pPr>
              <w:pStyle w:val="Tabellentext"/>
              <w:jc w:val="center"/>
              <w:rPr>
                <w:rFonts w:cs="Arial"/>
                <w:sz w:val="24"/>
                <w:szCs w:val="24"/>
              </w:rPr>
            </w:pPr>
            <w:r>
              <w:rPr>
                <w:rFonts w:cs="Arial"/>
                <w:sz w:val="24"/>
                <w:szCs w:val="24"/>
              </w:rPr>
              <w:t>√</w:t>
            </w:r>
          </w:p>
        </w:tc>
        <w:tc>
          <w:tcPr>
            <w:tcW w:w="711" w:type="dxa"/>
            <w:vAlign w:val="center"/>
          </w:tcPr>
          <w:p w:rsidR="00957860" w:rsidRDefault="00AE5F07">
            <w:pPr>
              <w:pStyle w:val="Tabellentext"/>
              <w:jc w:val="center"/>
              <w:rPr>
                <w:rFonts w:cs="Arial"/>
                <w:sz w:val="24"/>
                <w:szCs w:val="24"/>
              </w:rPr>
            </w:pPr>
            <w:r>
              <w:rPr>
                <w:rFonts w:cs="Arial"/>
                <w:sz w:val="24"/>
                <w:szCs w:val="24"/>
              </w:rPr>
              <w:t>√</w:t>
            </w:r>
          </w:p>
        </w:tc>
        <w:tc>
          <w:tcPr>
            <w:tcW w:w="707"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88" w:type="dxa"/>
            <w:vAlign w:val="center"/>
          </w:tcPr>
          <w:p w:rsidR="00957860" w:rsidRDefault="00AE5F07">
            <w:pPr>
              <w:pStyle w:val="Tabellentext"/>
              <w:jc w:val="center"/>
              <w:rPr>
                <w:rFonts w:cs="Arial"/>
                <w:color w:val="000000"/>
                <w:sz w:val="24"/>
                <w:szCs w:val="24"/>
              </w:rPr>
            </w:pPr>
            <w:r>
              <w:rPr>
                <w:rFonts w:cs="Arial"/>
                <w:sz w:val="24"/>
                <w:szCs w:val="24"/>
              </w:rPr>
              <w:t>√</w:t>
            </w:r>
          </w:p>
        </w:tc>
      </w:tr>
    </w:tbl>
    <w:p w:rsidR="00957860" w:rsidRDefault="00AE5F07">
      <w:pPr>
        <w:pStyle w:val="HR2"/>
        <w:ind w:firstLine="480"/>
        <w:rPr>
          <w:rFonts w:ascii="Arial" w:hAnsi="Arial" w:cs="Arial"/>
          <w:color w:val="000000"/>
        </w:rPr>
      </w:pPr>
      <w:r>
        <w:rPr>
          <w:rFonts w:ascii="Arial" w:hAnsi="Arial" w:cs="Arial"/>
          <w:color w:val="000000"/>
        </w:rPr>
        <w:t>注意</w:t>
      </w:r>
      <w:r>
        <w:rPr>
          <w:rFonts w:ascii="Arial" w:hAnsi="Arial" w:cs="Arial"/>
          <w:color w:val="000000"/>
        </w:rPr>
        <w:t>:</w:t>
      </w:r>
    </w:p>
    <w:p w:rsidR="00957860" w:rsidRDefault="00AE5F07">
      <w:pPr>
        <w:pStyle w:val="HR2"/>
        <w:ind w:firstLine="480"/>
        <w:rPr>
          <w:rFonts w:ascii="Arial" w:hAnsi="Arial" w:cs="Arial"/>
          <w:color w:val="000000"/>
        </w:rPr>
      </w:pPr>
      <w:r>
        <w:rPr>
          <w:rFonts w:ascii="Arial" w:hAnsi="Arial" w:cs="Arial"/>
        </w:rPr>
        <w:t>√:</w:t>
      </w:r>
      <w:r>
        <w:rPr>
          <w:rFonts w:ascii="Arial" w:hAnsi="Arial" w:cs="Arial"/>
          <w:color w:val="000000"/>
        </w:rPr>
        <w:t>需要支持的服务</w:t>
      </w:r>
    </w:p>
    <w:p w:rsidR="00957860" w:rsidRDefault="00AE5F07">
      <w:pPr>
        <w:pStyle w:val="HR2"/>
        <w:ind w:firstLine="480"/>
        <w:rPr>
          <w:rFonts w:ascii="Arial" w:hAnsi="Arial" w:cs="Arial"/>
        </w:rPr>
      </w:pPr>
      <w:r>
        <w:rPr>
          <w:rFonts w:ascii="Arial" w:hAnsi="Arial" w:cs="Arial"/>
          <w:color w:val="000000"/>
        </w:rPr>
        <w:t xml:space="preserve">1: </w:t>
      </w:r>
      <w:bookmarkStart w:id="169" w:name="OLE_LINK15"/>
      <w:bookmarkStart w:id="170" w:name="OLE_LINK16"/>
      <w:r>
        <w:rPr>
          <w:rFonts w:ascii="Arial" w:hAnsi="Arial" w:cs="Arial"/>
          <w:color w:val="000000"/>
        </w:rPr>
        <w:t>此服务在</w:t>
      </w:r>
      <w:r>
        <w:rPr>
          <w:rFonts w:ascii="Arial" w:hAnsi="Arial" w:cs="Arial" w:hint="eastAsia"/>
          <w:color w:val="000000"/>
        </w:rPr>
        <w:t>预</w:t>
      </w:r>
      <w:r>
        <w:rPr>
          <w:rFonts w:ascii="Arial" w:hAnsi="Arial" w:cs="Arial"/>
          <w:color w:val="000000"/>
        </w:rPr>
        <w:t>编程步骤不需要，但可能在追踪所有逻辑</w:t>
      </w:r>
      <w:r>
        <w:rPr>
          <w:rFonts w:ascii="宋体" w:hAnsi="宋体" w:cs="Arial"/>
          <w:color w:val="000000"/>
        </w:rPr>
        <w:t>块的“指纹”时需要。</w:t>
      </w:r>
      <w:bookmarkEnd w:id="169"/>
      <w:bookmarkEnd w:id="170"/>
    </w:p>
    <w:p w:rsidR="00957860" w:rsidRDefault="00957860">
      <w:pPr>
        <w:pStyle w:val="HR2"/>
        <w:ind w:firstLine="480"/>
        <w:rPr>
          <w:rFonts w:ascii="Arial" w:hAnsi="Arial" w:cs="Arial"/>
          <w:color w:val="000000"/>
        </w:rPr>
      </w:pPr>
    </w:p>
    <w:p w:rsidR="00957860" w:rsidRDefault="00AE5F07">
      <w:pPr>
        <w:pStyle w:val="HR2"/>
        <w:numPr>
          <w:ilvl w:val="0"/>
          <w:numId w:val="39"/>
        </w:numPr>
        <w:spacing w:line="240" w:lineRule="auto"/>
        <w:ind w:firstLineChars="0"/>
        <w:jc w:val="center"/>
        <w:rPr>
          <w:rFonts w:ascii="Arial" w:hAnsi="Arial" w:cs="Arial"/>
          <w:sz w:val="21"/>
        </w:rPr>
      </w:pPr>
      <w:bookmarkStart w:id="171" w:name="OLE_LINK82"/>
      <w:bookmarkStart w:id="172" w:name="OLE_LINK83"/>
      <w:bookmarkStart w:id="173" w:name="OLE_LINK73"/>
      <w:bookmarkStart w:id="174" w:name="OLE_LINK72"/>
      <w:r>
        <w:rPr>
          <w:rFonts w:ascii="Arial" w:hAnsi="Arial" w:cs="Arial"/>
          <w:sz w:val="21"/>
        </w:rPr>
        <w:t>主编程步骤支持的诊断服务</w:t>
      </w:r>
      <w:bookmarkEnd w:id="171"/>
      <w:bookmarkEnd w:id="172"/>
    </w:p>
    <w:tbl>
      <w:tblPr>
        <w:tblW w:w="94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377"/>
        <w:gridCol w:w="1984"/>
        <w:gridCol w:w="709"/>
        <w:gridCol w:w="709"/>
        <w:gridCol w:w="708"/>
        <w:gridCol w:w="709"/>
        <w:gridCol w:w="709"/>
        <w:gridCol w:w="709"/>
        <w:gridCol w:w="786"/>
      </w:tblGrid>
      <w:tr w:rsidR="00957860">
        <w:trPr>
          <w:tblHeader/>
          <w:jc w:val="center"/>
        </w:trPr>
        <w:tc>
          <w:tcPr>
            <w:tcW w:w="2377" w:type="dxa"/>
            <w:vMerge w:val="restart"/>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bookmarkStart w:id="175" w:name="_Hlk328751183"/>
            <w:bookmarkStart w:id="176" w:name="OLE_LINK71"/>
            <w:bookmarkStart w:id="177" w:name="OLE_LINK70"/>
            <w:r>
              <w:rPr>
                <w:rFonts w:cs="Arial"/>
                <w:color w:val="000000"/>
                <w:sz w:val="24"/>
                <w:szCs w:val="24"/>
                <w:lang w:eastAsia="zh-CN"/>
              </w:rPr>
              <w:t>服务</w:t>
            </w:r>
          </w:p>
        </w:tc>
        <w:tc>
          <w:tcPr>
            <w:tcW w:w="1984" w:type="dxa"/>
            <w:vMerge w:val="restart"/>
            <w:tcBorders>
              <w:top w:val="single" w:sz="12"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子功能</w:t>
            </w:r>
            <w:r>
              <w:rPr>
                <w:rFonts w:cs="Arial"/>
                <w:color w:val="000000"/>
                <w:sz w:val="24"/>
                <w:szCs w:val="24"/>
                <w:lang w:eastAsia="zh-CN"/>
              </w:rPr>
              <w:t>/</w:t>
            </w:r>
            <w:r>
              <w:rPr>
                <w:rFonts w:cs="Arial"/>
                <w:color w:val="000000"/>
                <w:sz w:val="24"/>
                <w:szCs w:val="24"/>
                <w:lang w:eastAsia="zh-CN"/>
              </w:rPr>
              <w:t>数据参数</w:t>
            </w:r>
          </w:p>
        </w:tc>
        <w:tc>
          <w:tcPr>
            <w:tcW w:w="1418"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寻址信息</w:t>
            </w:r>
          </w:p>
        </w:tc>
        <w:tc>
          <w:tcPr>
            <w:tcW w:w="1417"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应用模式</w:t>
            </w:r>
          </w:p>
        </w:tc>
        <w:tc>
          <w:tcPr>
            <w:tcW w:w="2204" w:type="dxa"/>
            <w:gridSpan w:val="3"/>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Bootloader</w:t>
            </w:r>
            <w:r>
              <w:rPr>
                <w:rFonts w:cs="Arial"/>
                <w:color w:val="000000"/>
                <w:sz w:val="24"/>
                <w:szCs w:val="24"/>
                <w:lang w:eastAsia="zh-CN"/>
              </w:rPr>
              <w:t>模式</w:t>
            </w:r>
          </w:p>
        </w:tc>
      </w:tr>
      <w:tr w:rsidR="00957860">
        <w:trPr>
          <w:tblHeader/>
          <w:jc w:val="center"/>
        </w:trPr>
        <w:tc>
          <w:tcPr>
            <w:tcW w:w="2377" w:type="dxa"/>
            <w:vMerge/>
            <w:tcBorders>
              <w:top w:val="single" w:sz="4" w:space="0" w:color="auto"/>
              <w:bottom w:val="single" w:sz="4" w:space="0" w:color="auto"/>
            </w:tcBorders>
            <w:shd w:val="pct10" w:color="auto" w:fill="FFFFFF"/>
            <w:vAlign w:val="center"/>
          </w:tcPr>
          <w:p w:rsidR="00957860" w:rsidRDefault="00957860">
            <w:pPr>
              <w:pStyle w:val="TableFirstRow"/>
              <w:jc w:val="center"/>
              <w:rPr>
                <w:rFonts w:cs="Arial"/>
                <w:color w:val="000000"/>
                <w:sz w:val="21"/>
                <w:szCs w:val="21"/>
              </w:rPr>
            </w:pPr>
            <w:bookmarkStart w:id="178" w:name="_Hlk328751198"/>
            <w:bookmarkEnd w:id="175"/>
          </w:p>
        </w:tc>
        <w:tc>
          <w:tcPr>
            <w:tcW w:w="1984" w:type="dxa"/>
            <w:vMerge/>
            <w:tcBorders>
              <w:bottom w:val="single" w:sz="4" w:space="0" w:color="auto"/>
            </w:tcBorders>
            <w:shd w:val="pct10" w:color="auto" w:fill="FFFFFF"/>
            <w:vAlign w:val="center"/>
          </w:tcPr>
          <w:p w:rsidR="00957860" w:rsidRDefault="00957860">
            <w:pPr>
              <w:pStyle w:val="TableFirstRow"/>
              <w:jc w:val="center"/>
              <w:rPr>
                <w:rFonts w:cs="Arial"/>
                <w:color w:val="000000"/>
                <w:sz w:val="21"/>
                <w:szCs w:val="21"/>
              </w:rPr>
            </w:pP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物理</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功能</w:t>
            </w:r>
          </w:p>
        </w:tc>
        <w:tc>
          <w:tcPr>
            <w:tcW w:w="708"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86"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编程</w:t>
            </w:r>
          </w:p>
        </w:tc>
      </w:tr>
      <w:tr w:rsidR="00957860">
        <w:trPr>
          <w:trHeight w:val="874"/>
          <w:jc w:val="center"/>
        </w:trPr>
        <w:tc>
          <w:tcPr>
            <w:tcW w:w="2377" w:type="dxa"/>
            <w:tcBorders>
              <w:top w:val="single" w:sz="4" w:space="0" w:color="auto"/>
            </w:tcBorders>
            <w:vAlign w:val="center"/>
          </w:tcPr>
          <w:p w:rsidR="00957860" w:rsidRDefault="00AE5F07">
            <w:pPr>
              <w:pStyle w:val="Tabellentext"/>
              <w:ind w:left="120" w:hangingChars="50" w:hanging="120"/>
              <w:rPr>
                <w:rFonts w:cs="Arial"/>
                <w:color w:val="000000"/>
                <w:sz w:val="24"/>
                <w:szCs w:val="24"/>
              </w:rPr>
            </w:pPr>
            <w:bookmarkStart w:id="179" w:name="OLE_LINK90"/>
            <w:bookmarkStart w:id="180" w:name="OLE_LINK91"/>
            <w:bookmarkEnd w:id="178"/>
            <w:r>
              <w:rPr>
                <w:rFonts w:cs="Arial"/>
                <w:color w:val="000000"/>
                <w:sz w:val="24"/>
                <w:szCs w:val="24"/>
              </w:rPr>
              <w:t>诊断会话控制</w:t>
            </w:r>
            <w:bookmarkEnd w:id="179"/>
            <w:bookmarkEnd w:id="180"/>
            <w:r>
              <w:rPr>
                <w:rFonts w:cs="Arial"/>
                <w:color w:val="000000"/>
                <w:sz w:val="24"/>
                <w:szCs w:val="24"/>
              </w:rPr>
              <w:t>（</w:t>
            </w:r>
            <w:r>
              <w:rPr>
                <w:rFonts w:cs="Arial"/>
                <w:color w:val="000000"/>
                <w:sz w:val="24"/>
                <w:szCs w:val="24"/>
              </w:rPr>
              <w:t>10h</w:t>
            </w:r>
            <w:r>
              <w:rPr>
                <w:rFonts w:cs="Arial"/>
                <w:color w:val="000000"/>
                <w:sz w:val="24"/>
                <w:szCs w:val="24"/>
              </w:rPr>
              <w:t>）</w:t>
            </w:r>
          </w:p>
        </w:tc>
        <w:tc>
          <w:tcPr>
            <w:tcW w:w="1984"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rPr>
              <w:t>会话类型</w:t>
            </w:r>
            <w:r>
              <w:rPr>
                <w:rFonts w:cs="Arial"/>
                <w:color w:val="000000"/>
                <w:sz w:val="24"/>
              </w:rPr>
              <w:t xml:space="preserve"> = </w:t>
            </w:r>
            <w:r>
              <w:rPr>
                <w:rFonts w:cs="Arial"/>
                <w:color w:val="000000"/>
                <w:sz w:val="24"/>
              </w:rPr>
              <w:t>编程诊断会话（</w:t>
            </w:r>
            <w:r>
              <w:rPr>
                <w:rFonts w:cs="Arial"/>
                <w:color w:val="000000"/>
                <w:sz w:val="24"/>
              </w:rPr>
              <w:t>02h</w:t>
            </w:r>
            <w:r>
              <w:rPr>
                <w:rFonts w:cs="Arial"/>
                <w:color w:val="000000"/>
                <w:sz w:val="24"/>
              </w:rPr>
              <w:t>）</w:t>
            </w:r>
          </w:p>
        </w:tc>
        <w:tc>
          <w:tcPr>
            <w:tcW w:w="709"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08"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09"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09"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86"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trHeight w:val="874"/>
          <w:jc w:val="center"/>
        </w:trPr>
        <w:tc>
          <w:tcPr>
            <w:tcW w:w="2377"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安全访问（</w:t>
            </w:r>
            <w:r>
              <w:rPr>
                <w:rFonts w:cs="Arial"/>
                <w:color w:val="000000"/>
                <w:sz w:val="24"/>
                <w:szCs w:val="24"/>
              </w:rPr>
              <w:t>27h</w:t>
            </w:r>
            <w:r>
              <w:rPr>
                <w:rFonts w:cs="Arial"/>
                <w:color w:val="000000"/>
                <w:sz w:val="24"/>
                <w:szCs w:val="24"/>
              </w:rPr>
              <w:t>）</w:t>
            </w:r>
          </w:p>
        </w:tc>
        <w:tc>
          <w:tcPr>
            <w:tcW w:w="1984"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安全访问类型</w:t>
            </w:r>
            <w:r>
              <w:rPr>
                <w:rFonts w:cs="Arial"/>
                <w:color w:val="000000"/>
                <w:sz w:val="24"/>
                <w:szCs w:val="24"/>
              </w:rPr>
              <w:t xml:space="preserve"> = </w:t>
            </w:r>
            <w:r>
              <w:rPr>
                <w:rFonts w:cs="Arial"/>
                <w:color w:val="000000"/>
                <w:sz w:val="24"/>
                <w:szCs w:val="24"/>
              </w:rPr>
              <w:t>请求种子（</w:t>
            </w:r>
            <w:r>
              <w:rPr>
                <w:rFonts w:cs="Arial"/>
                <w:color w:val="000000"/>
                <w:sz w:val="24"/>
                <w:szCs w:val="24"/>
              </w:rPr>
              <w:t>09h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发送密钥（</w:t>
            </w:r>
            <w:r>
              <w:rPr>
                <w:rFonts w:cs="Arial"/>
                <w:color w:val="000000"/>
                <w:sz w:val="24"/>
                <w:szCs w:val="24"/>
              </w:rPr>
              <w:t>0Ah</w:t>
            </w:r>
            <w:r>
              <w:rPr>
                <w:rFonts w:cs="Arial"/>
                <w:color w:val="000000"/>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08" w:type="dxa"/>
            <w:tcBorders>
              <w:top w:val="single" w:sz="4" w:space="0" w:color="auto"/>
            </w:tcBorders>
            <w:vAlign w:val="center"/>
          </w:tcPr>
          <w:p w:rsidR="00957860" w:rsidRDefault="00957860">
            <w:pPr>
              <w:pStyle w:val="Tabellentext"/>
              <w:jc w:val="center"/>
              <w:rPr>
                <w:rFonts w:cs="Arial"/>
                <w:color w:val="000000"/>
                <w:sz w:val="24"/>
                <w:szCs w:val="24"/>
              </w:rPr>
            </w:pPr>
          </w:p>
        </w:tc>
        <w:tc>
          <w:tcPr>
            <w:tcW w:w="709" w:type="dxa"/>
            <w:tcBorders>
              <w:top w:val="single" w:sz="4" w:space="0" w:color="auto"/>
            </w:tcBorders>
            <w:vAlign w:val="center"/>
          </w:tcPr>
          <w:p w:rsidR="00957860" w:rsidRDefault="00957860">
            <w:pPr>
              <w:pStyle w:val="Tabellentext"/>
              <w:jc w:val="center"/>
              <w:rPr>
                <w:rFonts w:cs="Arial"/>
                <w:sz w:val="24"/>
                <w:szCs w:val="24"/>
              </w:rPr>
            </w:pPr>
          </w:p>
        </w:tc>
        <w:tc>
          <w:tcPr>
            <w:tcW w:w="709" w:type="dxa"/>
            <w:tcBorders>
              <w:top w:val="single" w:sz="4" w:space="0" w:color="auto"/>
            </w:tcBorders>
            <w:vAlign w:val="center"/>
          </w:tcPr>
          <w:p w:rsidR="00957860" w:rsidRDefault="00957860">
            <w:pPr>
              <w:pStyle w:val="Tabellentext"/>
              <w:jc w:val="center"/>
              <w:rPr>
                <w:rFonts w:cs="Arial"/>
                <w:sz w:val="24"/>
                <w:szCs w:val="24"/>
              </w:rPr>
            </w:pPr>
          </w:p>
        </w:tc>
        <w:tc>
          <w:tcPr>
            <w:tcW w:w="709" w:type="dxa"/>
            <w:tcBorders>
              <w:top w:val="single" w:sz="4" w:space="0" w:color="auto"/>
            </w:tcBorders>
            <w:vAlign w:val="center"/>
          </w:tcPr>
          <w:p w:rsidR="00957860" w:rsidRDefault="00957860">
            <w:pPr>
              <w:pStyle w:val="Tabellentext"/>
              <w:jc w:val="center"/>
              <w:rPr>
                <w:rFonts w:cs="Arial"/>
                <w:sz w:val="24"/>
                <w:szCs w:val="24"/>
              </w:rPr>
            </w:pPr>
          </w:p>
        </w:tc>
        <w:tc>
          <w:tcPr>
            <w:tcW w:w="786"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ind w:left="120" w:hangingChars="50" w:hanging="120"/>
              <w:rPr>
                <w:rFonts w:cs="Arial"/>
                <w:color w:val="000000"/>
                <w:sz w:val="24"/>
                <w:szCs w:val="24"/>
              </w:rPr>
            </w:pPr>
            <w:bookmarkStart w:id="181" w:name="OLE_LINK66"/>
            <w:bookmarkStart w:id="182" w:name="OLE_LINK67"/>
            <w:r>
              <w:rPr>
                <w:rFonts w:cs="Arial"/>
                <w:color w:val="000000"/>
                <w:sz w:val="24"/>
              </w:rPr>
              <w:t>通过</w:t>
            </w:r>
            <w:r>
              <w:rPr>
                <w:rFonts w:cs="Arial"/>
                <w:color w:val="000000"/>
                <w:sz w:val="24"/>
              </w:rPr>
              <w:t>DID</w:t>
            </w:r>
            <w:r>
              <w:rPr>
                <w:rFonts w:cs="Arial"/>
                <w:color w:val="000000"/>
                <w:sz w:val="24"/>
              </w:rPr>
              <w:t>写数</w:t>
            </w:r>
            <w:bookmarkEnd w:id="181"/>
            <w:bookmarkEnd w:id="182"/>
            <w:r>
              <w:rPr>
                <w:rFonts w:cs="Arial"/>
                <w:color w:val="000000"/>
                <w:sz w:val="24"/>
                <w:szCs w:val="24"/>
              </w:rPr>
              <w:t>（</w:t>
            </w:r>
            <w:r>
              <w:rPr>
                <w:rFonts w:cs="Arial"/>
                <w:color w:val="000000"/>
                <w:sz w:val="24"/>
                <w:szCs w:val="24"/>
              </w:rPr>
              <w:t>2Eh</w:t>
            </w:r>
            <w:r>
              <w:rPr>
                <w:rFonts w:cs="Arial"/>
                <w:color w:val="000000"/>
                <w:sz w:val="24"/>
                <w:szCs w:val="24"/>
              </w:rPr>
              <w:t>）</w:t>
            </w:r>
          </w:p>
        </w:tc>
        <w:tc>
          <w:tcPr>
            <w:tcW w:w="1984" w:type="dxa"/>
            <w:vAlign w:val="center"/>
          </w:tcPr>
          <w:p w:rsidR="00957860" w:rsidRDefault="00AE5F07">
            <w:pPr>
              <w:pStyle w:val="Tabellentext"/>
              <w:rPr>
                <w:rFonts w:cs="Arial"/>
                <w:color w:val="000000"/>
                <w:sz w:val="24"/>
                <w:szCs w:val="24"/>
              </w:rPr>
            </w:pPr>
            <w:r>
              <w:rPr>
                <w:rFonts w:cs="Arial"/>
                <w:color w:val="000000"/>
                <w:sz w:val="24"/>
                <w:szCs w:val="24"/>
              </w:rPr>
              <w:t>DID = F1h 5Ah</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color w:val="000000"/>
                <w:sz w:val="24"/>
                <w:szCs w:val="24"/>
              </w:rPr>
              <w:t>请求下载（</w:t>
            </w:r>
            <w:r>
              <w:rPr>
                <w:rFonts w:cs="Arial"/>
                <w:color w:val="000000"/>
                <w:sz w:val="24"/>
                <w:szCs w:val="24"/>
              </w:rPr>
              <w:t>34h</w:t>
            </w:r>
            <w:r>
              <w:rPr>
                <w:rFonts w:cs="Arial"/>
                <w:color w:val="000000"/>
                <w:sz w:val="24"/>
                <w:szCs w:val="24"/>
              </w:rPr>
              <w:t>）</w:t>
            </w:r>
          </w:p>
        </w:tc>
        <w:tc>
          <w:tcPr>
            <w:tcW w:w="1984" w:type="dxa"/>
            <w:vAlign w:val="center"/>
          </w:tcPr>
          <w:p w:rsidR="00957860" w:rsidRDefault="00957860">
            <w:pPr>
              <w:pStyle w:val="Tabellentext"/>
              <w:rPr>
                <w:rFonts w:cs="Arial"/>
                <w:color w:val="000000"/>
                <w:sz w:val="24"/>
                <w:szCs w:val="24"/>
              </w:rPr>
            </w:pP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color w:val="000000"/>
                <w:sz w:val="24"/>
                <w:szCs w:val="24"/>
              </w:rPr>
              <w:t>数据传输（</w:t>
            </w:r>
            <w:r>
              <w:rPr>
                <w:rFonts w:cs="Arial"/>
                <w:color w:val="000000"/>
                <w:sz w:val="24"/>
                <w:szCs w:val="24"/>
              </w:rPr>
              <w:t>36h</w:t>
            </w:r>
            <w:r>
              <w:rPr>
                <w:rFonts w:cs="Arial"/>
                <w:color w:val="000000"/>
                <w:sz w:val="24"/>
                <w:szCs w:val="24"/>
              </w:rPr>
              <w:t>）</w:t>
            </w:r>
          </w:p>
        </w:tc>
        <w:tc>
          <w:tcPr>
            <w:tcW w:w="1984" w:type="dxa"/>
            <w:vAlign w:val="center"/>
          </w:tcPr>
          <w:p w:rsidR="00957860" w:rsidRDefault="00957860">
            <w:pPr>
              <w:pStyle w:val="Tabellentext"/>
              <w:rPr>
                <w:rFonts w:cs="Arial"/>
                <w:color w:val="000000"/>
                <w:sz w:val="24"/>
                <w:szCs w:val="24"/>
              </w:rPr>
            </w:pP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ind w:left="120" w:hangingChars="50" w:hanging="120"/>
              <w:rPr>
                <w:rFonts w:cs="Arial"/>
                <w:color w:val="000000"/>
                <w:sz w:val="24"/>
                <w:szCs w:val="24"/>
              </w:rPr>
            </w:pPr>
            <w:r>
              <w:rPr>
                <w:rFonts w:cs="Arial"/>
                <w:color w:val="000000"/>
                <w:sz w:val="24"/>
                <w:szCs w:val="24"/>
              </w:rPr>
              <w:t>请求传输退出（</w:t>
            </w:r>
            <w:r>
              <w:rPr>
                <w:rFonts w:cs="Arial"/>
                <w:color w:val="000000"/>
                <w:sz w:val="24"/>
                <w:szCs w:val="24"/>
              </w:rPr>
              <w:t>37h</w:t>
            </w:r>
            <w:r>
              <w:rPr>
                <w:rFonts w:cs="Arial"/>
                <w:color w:val="000000"/>
                <w:sz w:val="24"/>
                <w:szCs w:val="24"/>
              </w:rPr>
              <w:t>）</w:t>
            </w:r>
          </w:p>
        </w:tc>
        <w:tc>
          <w:tcPr>
            <w:tcW w:w="1984" w:type="dxa"/>
            <w:vAlign w:val="center"/>
          </w:tcPr>
          <w:p w:rsidR="00957860" w:rsidRDefault="00957860">
            <w:pPr>
              <w:pStyle w:val="Tabellentext"/>
              <w:rPr>
                <w:rFonts w:cs="Arial"/>
                <w:color w:val="000000"/>
                <w:sz w:val="24"/>
                <w:szCs w:val="24"/>
              </w:rPr>
            </w:pP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bookmarkStart w:id="183" w:name="OLE_LINK68"/>
            <w:bookmarkStart w:id="184" w:name="OLE_LINK69"/>
            <w:r>
              <w:rPr>
                <w:rFonts w:cs="Arial"/>
                <w:color w:val="000000"/>
                <w:sz w:val="24"/>
                <w:szCs w:val="24"/>
              </w:rPr>
              <w:t>例程控制</w:t>
            </w:r>
            <w:bookmarkEnd w:id="183"/>
            <w:bookmarkEnd w:id="184"/>
            <w:r>
              <w:rPr>
                <w:rFonts w:cs="Arial"/>
                <w:color w:val="000000"/>
                <w:sz w:val="24"/>
                <w:szCs w:val="24"/>
              </w:rPr>
              <w:t>（</w:t>
            </w:r>
            <w:r>
              <w:rPr>
                <w:rFonts w:cs="Arial"/>
                <w:color w:val="000000"/>
                <w:sz w:val="24"/>
                <w:szCs w:val="24"/>
              </w:rPr>
              <w:t>31h</w:t>
            </w:r>
            <w:r>
              <w:rPr>
                <w:rFonts w:cs="Arial"/>
                <w:color w:val="000000"/>
                <w:sz w:val="24"/>
                <w:szCs w:val="24"/>
              </w:rPr>
              <w:t>）</w:t>
            </w:r>
          </w:p>
        </w:tc>
        <w:tc>
          <w:tcPr>
            <w:tcW w:w="1984" w:type="dxa"/>
            <w:vAlign w:val="center"/>
          </w:tcPr>
          <w:p w:rsidR="00957860" w:rsidRDefault="00AE5F07">
            <w:pPr>
              <w:pStyle w:val="Tabellentext"/>
              <w:rPr>
                <w:rFonts w:cs="Arial"/>
                <w:color w:val="000000"/>
                <w:sz w:val="24"/>
                <w:szCs w:val="24"/>
              </w:rPr>
            </w:pPr>
            <w:bookmarkStart w:id="185" w:name="OLE_LINK76"/>
            <w:bookmarkStart w:id="186" w:name="OLE_LINK77"/>
            <w:r>
              <w:rPr>
                <w:rFonts w:cs="Arial"/>
                <w:color w:val="000000"/>
                <w:sz w:val="24"/>
              </w:rPr>
              <w:t>例程控制类型</w:t>
            </w:r>
            <w:bookmarkEnd w:id="185"/>
            <w:bookmarkEnd w:id="186"/>
            <w:r>
              <w:rPr>
                <w:rFonts w:cs="Arial"/>
                <w:color w:val="000000"/>
                <w:sz w:val="24"/>
              </w:rPr>
              <w:t xml:space="preserve"> = </w:t>
            </w:r>
            <w:bookmarkStart w:id="187" w:name="OLE_LINK79"/>
            <w:bookmarkStart w:id="188" w:name="OLE_LINK78"/>
            <w:r>
              <w:rPr>
                <w:rFonts w:cs="Arial"/>
                <w:color w:val="000000"/>
                <w:sz w:val="24"/>
              </w:rPr>
              <w:t>开始例程</w:t>
            </w:r>
            <w:bookmarkEnd w:id="187"/>
            <w:bookmarkEnd w:id="188"/>
            <w:r>
              <w:rPr>
                <w:rFonts w:cs="Arial"/>
                <w:color w:val="000000"/>
                <w:sz w:val="24"/>
                <w:szCs w:val="24"/>
              </w:rPr>
              <w:t>（</w:t>
            </w:r>
            <w:r>
              <w:rPr>
                <w:rFonts w:cs="Arial"/>
                <w:color w:val="000000"/>
                <w:sz w:val="24"/>
                <w:szCs w:val="24"/>
              </w:rPr>
              <w:t>01h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DID =</w:t>
            </w:r>
            <w:r>
              <w:rPr>
                <w:rFonts w:cs="Arial"/>
                <w:sz w:val="24"/>
                <w:szCs w:val="24"/>
              </w:rPr>
              <w:t>擦除内存（</w:t>
            </w:r>
            <w:r>
              <w:rPr>
                <w:rFonts w:cs="Arial"/>
                <w:color w:val="000000"/>
                <w:sz w:val="24"/>
                <w:szCs w:val="24"/>
              </w:rPr>
              <w:t>FFh 00h</w:t>
            </w:r>
            <w:r>
              <w:rPr>
                <w:rFonts w:cs="Arial"/>
                <w:color w:val="000000"/>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color w:val="000000"/>
                <w:sz w:val="24"/>
              </w:rPr>
              <w:t>例程控制</w:t>
            </w:r>
            <w:r>
              <w:rPr>
                <w:rFonts w:cs="Arial"/>
                <w:color w:val="000000"/>
                <w:sz w:val="24"/>
                <w:szCs w:val="24"/>
              </w:rPr>
              <w:t>（</w:t>
            </w:r>
            <w:r>
              <w:rPr>
                <w:rFonts w:cs="Arial"/>
                <w:color w:val="000000"/>
                <w:sz w:val="24"/>
                <w:szCs w:val="24"/>
              </w:rPr>
              <w:t>31h</w:t>
            </w:r>
            <w:r>
              <w:rPr>
                <w:rFonts w:cs="Arial"/>
                <w:color w:val="000000"/>
                <w:sz w:val="24"/>
                <w:szCs w:val="24"/>
              </w:rPr>
              <w:t>）</w:t>
            </w:r>
          </w:p>
        </w:tc>
        <w:tc>
          <w:tcPr>
            <w:tcW w:w="1984" w:type="dxa"/>
            <w:vAlign w:val="center"/>
          </w:tcPr>
          <w:p w:rsidR="00957860" w:rsidRDefault="00AE5F07">
            <w:pPr>
              <w:pStyle w:val="Tabellentext"/>
              <w:rPr>
                <w:rFonts w:cs="Arial"/>
                <w:color w:val="000000"/>
                <w:sz w:val="24"/>
                <w:szCs w:val="24"/>
              </w:rPr>
            </w:pPr>
            <w:bookmarkStart w:id="189" w:name="OLE_LINK81"/>
            <w:bookmarkStart w:id="190" w:name="OLE_LINK80"/>
            <w:r>
              <w:rPr>
                <w:rFonts w:cs="Arial"/>
                <w:color w:val="000000"/>
                <w:sz w:val="24"/>
              </w:rPr>
              <w:t>例程控制类型</w:t>
            </w:r>
            <w:r>
              <w:rPr>
                <w:rFonts w:cs="Arial"/>
                <w:color w:val="000000"/>
                <w:sz w:val="24"/>
                <w:szCs w:val="24"/>
              </w:rPr>
              <w:t xml:space="preserve"> = </w:t>
            </w:r>
            <w:r>
              <w:rPr>
                <w:rFonts w:cs="Arial"/>
                <w:color w:val="000000"/>
                <w:sz w:val="24"/>
              </w:rPr>
              <w:t>开始例程</w:t>
            </w:r>
            <w:bookmarkEnd w:id="189"/>
            <w:bookmarkEnd w:id="190"/>
            <w:r>
              <w:rPr>
                <w:rFonts w:cs="Arial"/>
                <w:color w:val="000000"/>
                <w:sz w:val="24"/>
                <w:szCs w:val="24"/>
              </w:rPr>
              <w:t>（</w:t>
            </w:r>
            <w:r>
              <w:rPr>
                <w:rFonts w:cs="Arial"/>
                <w:color w:val="000000"/>
                <w:sz w:val="24"/>
                <w:szCs w:val="24"/>
              </w:rPr>
              <w:t>01h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 xml:space="preserve">DID = </w:t>
            </w:r>
            <w:r>
              <w:rPr>
                <w:rFonts w:cs="Arial"/>
                <w:sz w:val="24"/>
                <w:szCs w:val="24"/>
              </w:rPr>
              <w:t>检查编程完整性</w:t>
            </w:r>
            <w:r>
              <w:rPr>
                <w:rFonts w:cs="Arial"/>
                <w:color w:val="000000"/>
                <w:sz w:val="24"/>
                <w:szCs w:val="24"/>
              </w:rPr>
              <w:t>（</w:t>
            </w:r>
            <w:r>
              <w:rPr>
                <w:rFonts w:cs="Arial" w:hint="eastAsia"/>
                <w:color w:val="000000"/>
                <w:sz w:val="24"/>
                <w:szCs w:val="24"/>
              </w:rPr>
              <w:t>02</w:t>
            </w:r>
            <w:r>
              <w:rPr>
                <w:rFonts w:cs="Arial"/>
                <w:color w:val="000000"/>
                <w:sz w:val="24"/>
                <w:szCs w:val="24"/>
              </w:rPr>
              <w:t>h 0</w:t>
            </w:r>
            <w:r>
              <w:rPr>
                <w:rFonts w:cs="Arial" w:hint="eastAsia"/>
                <w:color w:val="000000"/>
                <w:sz w:val="24"/>
                <w:szCs w:val="24"/>
              </w:rPr>
              <w:t>2</w:t>
            </w:r>
            <w:r>
              <w:rPr>
                <w:rFonts w:cs="Arial"/>
                <w:color w:val="000000"/>
                <w:sz w:val="24"/>
                <w:szCs w:val="24"/>
              </w:rPr>
              <w:t>h</w:t>
            </w:r>
            <w:r>
              <w:rPr>
                <w:rFonts w:cs="Arial"/>
                <w:color w:val="000000"/>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color w:val="000000"/>
                <w:sz w:val="24"/>
              </w:rPr>
              <w:t>例程控制</w:t>
            </w:r>
            <w:r>
              <w:rPr>
                <w:rFonts w:cs="Arial"/>
                <w:color w:val="000000"/>
                <w:sz w:val="24"/>
                <w:szCs w:val="24"/>
              </w:rPr>
              <w:t>（</w:t>
            </w:r>
            <w:r>
              <w:rPr>
                <w:rFonts w:cs="Arial"/>
                <w:color w:val="000000"/>
                <w:sz w:val="24"/>
                <w:szCs w:val="24"/>
              </w:rPr>
              <w:t>31h</w:t>
            </w:r>
            <w:r>
              <w:rPr>
                <w:rFonts w:cs="Arial"/>
                <w:color w:val="000000"/>
                <w:sz w:val="24"/>
                <w:szCs w:val="24"/>
              </w:rPr>
              <w:t>）</w:t>
            </w:r>
          </w:p>
        </w:tc>
        <w:tc>
          <w:tcPr>
            <w:tcW w:w="1984" w:type="dxa"/>
            <w:vAlign w:val="center"/>
          </w:tcPr>
          <w:p w:rsidR="00957860" w:rsidRDefault="00AE5F07">
            <w:pPr>
              <w:pStyle w:val="Tabellentext"/>
              <w:rPr>
                <w:rFonts w:cs="Arial"/>
                <w:color w:val="000000"/>
                <w:sz w:val="24"/>
                <w:szCs w:val="24"/>
              </w:rPr>
            </w:pPr>
            <w:r>
              <w:rPr>
                <w:rFonts w:cs="Arial"/>
                <w:color w:val="000000"/>
                <w:sz w:val="24"/>
              </w:rPr>
              <w:t>例程控制类型</w:t>
            </w:r>
            <w:r>
              <w:rPr>
                <w:rFonts w:cs="Arial"/>
                <w:color w:val="000000"/>
                <w:sz w:val="24"/>
              </w:rPr>
              <w:t xml:space="preserve"> = </w:t>
            </w:r>
            <w:r>
              <w:rPr>
                <w:rFonts w:cs="Arial"/>
                <w:color w:val="000000"/>
                <w:sz w:val="24"/>
              </w:rPr>
              <w:t>开始例程</w:t>
            </w:r>
            <w:r>
              <w:rPr>
                <w:rFonts w:cs="Arial"/>
                <w:color w:val="000000"/>
                <w:sz w:val="24"/>
                <w:szCs w:val="24"/>
              </w:rPr>
              <w:t>（</w:t>
            </w:r>
            <w:r>
              <w:rPr>
                <w:rFonts w:cs="Arial"/>
                <w:color w:val="000000"/>
                <w:sz w:val="24"/>
                <w:szCs w:val="24"/>
              </w:rPr>
              <w:t>01h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 xml:space="preserve">DID = </w:t>
            </w:r>
            <w:r>
              <w:rPr>
                <w:rFonts w:cs="Arial"/>
                <w:sz w:val="24"/>
                <w:szCs w:val="24"/>
              </w:rPr>
              <w:t>检查编程依赖性</w:t>
            </w:r>
            <w:r>
              <w:rPr>
                <w:rFonts w:cs="Arial"/>
                <w:color w:val="000000"/>
                <w:sz w:val="24"/>
                <w:szCs w:val="24"/>
              </w:rPr>
              <w:t>（</w:t>
            </w:r>
            <w:r>
              <w:rPr>
                <w:rFonts w:cs="Arial"/>
                <w:color w:val="000000"/>
                <w:sz w:val="24"/>
                <w:szCs w:val="24"/>
              </w:rPr>
              <w:t>FFh01h</w:t>
            </w:r>
            <w:r>
              <w:rPr>
                <w:rFonts w:cs="Arial"/>
                <w:color w:val="000000"/>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09" w:type="dxa"/>
            <w:vAlign w:val="center"/>
          </w:tcPr>
          <w:p w:rsidR="00957860" w:rsidRDefault="00957860">
            <w:pPr>
              <w:pStyle w:val="Tabellentext"/>
              <w:jc w:val="center"/>
              <w:rPr>
                <w:rFonts w:cs="Arial"/>
                <w:color w:val="000000"/>
                <w:sz w:val="24"/>
                <w:szCs w:val="24"/>
              </w:rPr>
            </w:pP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color w:val="000000"/>
                <w:sz w:val="24"/>
                <w:szCs w:val="24"/>
              </w:rPr>
              <w:lastRenderedPageBreak/>
              <w:t>ECU</w:t>
            </w:r>
            <w:r>
              <w:rPr>
                <w:rFonts w:cs="Arial"/>
                <w:color w:val="000000"/>
                <w:sz w:val="24"/>
                <w:szCs w:val="24"/>
              </w:rPr>
              <w:t>复位（</w:t>
            </w:r>
            <w:r>
              <w:rPr>
                <w:rFonts w:cs="Arial"/>
                <w:color w:val="000000"/>
                <w:sz w:val="24"/>
                <w:szCs w:val="24"/>
              </w:rPr>
              <w:t>11</w:t>
            </w:r>
            <w:r>
              <w:rPr>
                <w:rFonts w:cs="Arial" w:hint="eastAsia"/>
                <w:color w:val="000000"/>
                <w:sz w:val="24"/>
                <w:szCs w:val="24"/>
              </w:rPr>
              <w:t>h</w:t>
            </w:r>
            <w:r>
              <w:rPr>
                <w:rFonts w:cs="Arial"/>
                <w:color w:val="000000"/>
                <w:sz w:val="24"/>
                <w:szCs w:val="24"/>
              </w:rPr>
              <w:t>）</w:t>
            </w:r>
          </w:p>
        </w:tc>
        <w:tc>
          <w:tcPr>
            <w:tcW w:w="1984" w:type="dxa"/>
            <w:vAlign w:val="center"/>
          </w:tcPr>
          <w:p w:rsidR="00957860" w:rsidRDefault="00AE5F07">
            <w:pPr>
              <w:pStyle w:val="Tabellentext"/>
              <w:rPr>
                <w:rFonts w:cs="Arial"/>
                <w:color w:val="000000"/>
                <w:sz w:val="24"/>
                <w:szCs w:val="24"/>
              </w:rPr>
            </w:pPr>
            <w:r>
              <w:rPr>
                <w:rFonts w:cs="Arial"/>
                <w:color w:val="000000"/>
                <w:sz w:val="24"/>
                <w:szCs w:val="24"/>
              </w:rPr>
              <w:t>复位类型</w:t>
            </w:r>
            <w:r>
              <w:rPr>
                <w:rFonts w:cs="Arial"/>
                <w:color w:val="000000"/>
                <w:sz w:val="24"/>
                <w:szCs w:val="24"/>
              </w:rPr>
              <w:t xml:space="preserve"> = </w:t>
            </w:r>
            <w:r>
              <w:rPr>
                <w:rFonts w:cs="Arial"/>
                <w:color w:val="000000"/>
                <w:sz w:val="24"/>
                <w:szCs w:val="24"/>
              </w:rPr>
              <w:t>硬复位（</w:t>
            </w:r>
            <w:r>
              <w:rPr>
                <w:rFonts w:cs="Arial"/>
                <w:color w:val="000000"/>
                <w:sz w:val="24"/>
                <w:szCs w:val="24"/>
              </w:rPr>
              <w:t>01</w:t>
            </w:r>
            <w:r>
              <w:rPr>
                <w:rFonts w:cs="Arial" w:hint="eastAsia"/>
                <w:color w:val="000000"/>
                <w:sz w:val="24"/>
                <w:szCs w:val="24"/>
              </w:rPr>
              <w:t>h</w:t>
            </w:r>
            <w:r>
              <w:rPr>
                <w:rFonts w:cs="Arial"/>
                <w:color w:val="000000"/>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708"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86" w:type="dxa"/>
            <w:vAlign w:val="center"/>
          </w:tcPr>
          <w:p w:rsidR="00957860" w:rsidRDefault="00AE5F07">
            <w:pPr>
              <w:pStyle w:val="Tabellentext"/>
              <w:jc w:val="center"/>
              <w:rPr>
                <w:rFonts w:cs="Arial"/>
                <w:color w:val="000000"/>
                <w:sz w:val="24"/>
                <w:szCs w:val="24"/>
              </w:rPr>
            </w:pPr>
            <w:r>
              <w:rPr>
                <w:rFonts w:cs="Arial"/>
                <w:sz w:val="24"/>
                <w:szCs w:val="24"/>
              </w:rPr>
              <w:t>√</w:t>
            </w:r>
          </w:p>
        </w:tc>
      </w:tr>
      <w:tr w:rsidR="00957860">
        <w:trPr>
          <w:jc w:val="center"/>
        </w:trPr>
        <w:tc>
          <w:tcPr>
            <w:tcW w:w="2377" w:type="dxa"/>
            <w:vAlign w:val="center"/>
          </w:tcPr>
          <w:p w:rsidR="00957860" w:rsidRDefault="00AE5F07">
            <w:pPr>
              <w:pStyle w:val="Tabellentext"/>
              <w:rPr>
                <w:rFonts w:cs="Arial"/>
                <w:color w:val="000000"/>
                <w:sz w:val="24"/>
                <w:szCs w:val="24"/>
              </w:rPr>
            </w:pPr>
            <w:r>
              <w:rPr>
                <w:rFonts w:cs="Arial" w:hint="eastAsia"/>
                <w:color w:val="000000"/>
                <w:sz w:val="24"/>
                <w:szCs w:val="24"/>
              </w:rPr>
              <w:t>诊断仪在线（</w:t>
            </w:r>
            <w:r>
              <w:rPr>
                <w:rFonts w:cs="Arial" w:hint="eastAsia"/>
                <w:color w:val="000000"/>
                <w:sz w:val="24"/>
                <w:szCs w:val="24"/>
              </w:rPr>
              <w:t>3E</w:t>
            </w:r>
            <w:r>
              <w:rPr>
                <w:rFonts w:cs="Arial"/>
                <w:color w:val="000000"/>
                <w:sz w:val="24"/>
                <w:szCs w:val="24"/>
              </w:rPr>
              <w:t>h</w:t>
            </w:r>
            <w:r>
              <w:rPr>
                <w:rFonts w:cs="Arial" w:hint="eastAsia"/>
                <w:color w:val="000000"/>
                <w:sz w:val="24"/>
                <w:szCs w:val="24"/>
              </w:rPr>
              <w:t>）</w:t>
            </w:r>
          </w:p>
        </w:tc>
        <w:tc>
          <w:tcPr>
            <w:tcW w:w="1984" w:type="dxa"/>
            <w:vAlign w:val="center"/>
          </w:tcPr>
          <w:p w:rsidR="00957860" w:rsidRDefault="00AE5F07">
            <w:pPr>
              <w:pStyle w:val="Tabellentext"/>
              <w:rPr>
                <w:rFonts w:cs="Arial"/>
                <w:color w:val="000000"/>
                <w:sz w:val="24"/>
                <w:szCs w:val="24"/>
              </w:rPr>
            </w:pPr>
            <w:r>
              <w:rPr>
                <w:rFonts w:cs="Arial" w:hint="eastAsia"/>
                <w:color w:val="000000"/>
                <w:sz w:val="24"/>
                <w:szCs w:val="24"/>
              </w:rPr>
              <w:t>子功能</w:t>
            </w:r>
            <w:r>
              <w:rPr>
                <w:rFonts w:cs="Arial" w:hint="eastAsia"/>
                <w:color w:val="000000"/>
                <w:sz w:val="24"/>
                <w:szCs w:val="24"/>
              </w:rPr>
              <w:t xml:space="preserve"> =</w:t>
            </w:r>
            <w:r>
              <w:rPr>
                <w:rFonts w:cs="Arial"/>
                <w:color w:val="000000"/>
                <w:sz w:val="24"/>
                <w:szCs w:val="24"/>
              </w:rPr>
              <w:t xml:space="preserve"> 80</w:t>
            </w:r>
            <w:r>
              <w:rPr>
                <w:rFonts w:cs="Arial" w:hint="eastAsia"/>
                <w:color w:val="000000"/>
                <w:sz w:val="24"/>
                <w:szCs w:val="24"/>
              </w:rPr>
              <w:t>h</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8"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86" w:type="dxa"/>
            <w:vAlign w:val="center"/>
          </w:tcPr>
          <w:p w:rsidR="00957860" w:rsidRDefault="00AE5F07">
            <w:pPr>
              <w:pStyle w:val="Tabellentext"/>
              <w:jc w:val="center"/>
              <w:rPr>
                <w:rFonts w:cs="Arial"/>
                <w:sz w:val="24"/>
                <w:szCs w:val="24"/>
              </w:rPr>
            </w:pPr>
            <w:r>
              <w:rPr>
                <w:rFonts w:cs="Arial"/>
                <w:sz w:val="24"/>
                <w:szCs w:val="24"/>
              </w:rPr>
              <w:t>√</w:t>
            </w:r>
          </w:p>
        </w:tc>
      </w:tr>
      <w:bookmarkEnd w:id="173"/>
      <w:bookmarkEnd w:id="174"/>
      <w:bookmarkEnd w:id="176"/>
      <w:bookmarkEnd w:id="177"/>
    </w:tbl>
    <w:p w:rsidR="00957860" w:rsidRDefault="00957860">
      <w:pPr>
        <w:pStyle w:val="HR2"/>
        <w:ind w:firstLine="420"/>
        <w:rPr>
          <w:rFonts w:ascii="Arial" w:hAnsi="Arial" w:cs="Arial"/>
          <w:sz w:val="21"/>
        </w:rPr>
      </w:pP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后编程步骤支持的诊断服务</w:t>
      </w:r>
    </w:p>
    <w:tbl>
      <w:tblPr>
        <w:tblW w:w="94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949"/>
        <w:gridCol w:w="2265"/>
        <w:gridCol w:w="714"/>
        <w:gridCol w:w="709"/>
        <w:gridCol w:w="850"/>
        <w:gridCol w:w="709"/>
        <w:gridCol w:w="707"/>
        <w:gridCol w:w="707"/>
        <w:gridCol w:w="790"/>
      </w:tblGrid>
      <w:tr w:rsidR="00957860">
        <w:trPr>
          <w:tblHeader/>
          <w:jc w:val="center"/>
        </w:trPr>
        <w:tc>
          <w:tcPr>
            <w:tcW w:w="1949" w:type="dxa"/>
            <w:vMerge w:val="restart"/>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服务</w:t>
            </w:r>
          </w:p>
        </w:tc>
        <w:tc>
          <w:tcPr>
            <w:tcW w:w="2265" w:type="dxa"/>
            <w:vMerge w:val="restart"/>
            <w:tcBorders>
              <w:top w:val="single" w:sz="12"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子功能</w:t>
            </w:r>
            <w:r>
              <w:rPr>
                <w:rFonts w:cs="Arial"/>
                <w:color w:val="000000"/>
                <w:sz w:val="24"/>
                <w:szCs w:val="24"/>
                <w:lang w:eastAsia="zh-CN"/>
              </w:rPr>
              <w:t>/</w:t>
            </w:r>
            <w:r>
              <w:rPr>
                <w:rFonts w:cs="Arial"/>
                <w:color w:val="000000"/>
                <w:sz w:val="24"/>
                <w:szCs w:val="24"/>
                <w:lang w:eastAsia="zh-CN"/>
              </w:rPr>
              <w:t>数据参数</w:t>
            </w:r>
          </w:p>
        </w:tc>
        <w:tc>
          <w:tcPr>
            <w:tcW w:w="1423"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寻址信息</w:t>
            </w:r>
          </w:p>
        </w:tc>
        <w:tc>
          <w:tcPr>
            <w:tcW w:w="1559" w:type="dxa"/>
            <w:gridSpan w:val="2"/>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应用模式</w:t>
            </w:r>
          </w:p>
        </w:tc>
        <w:tc>
          <w:tcPr>
            <w:tcW w:w="2204" w:type="dxa"/>
            <w:gridSpan w:val="3"/>
            <w:tcBorders>
              <w:top w:val="single" w:sz="12"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Bootloader</w:t>
            </w:r>
            <w:r>
              <w:rPr>
                <w:rFonts w:cs="Arial"/>
                <w:color w:val="000000"/>
                <w:sz w:val="24"/>
                <w:szCs w:val="24"/>
                <w:lang w:eastAsia="zh-CN"/>
              </w:rPr>
              <w:t>模式</w:t>
            </w:r>
          </w:p>
        </w:tc>
      </w:tr>
      <w:tr w:rsidR="00957860">
        <w:trPr>
          <w:tblHeader/>
          <w:jc w:val="center"/>
        </w:trPr>
        <w:tc>
          <w:tcPr>
            <w:tcW w:w="1949" w:type="dxa"/>
            <w:vMerge/>
            <w:tcBorders>
              <w:top w:val="single" w:sz="4" w:space="0" w:color="auto"/>
              <w:bottom w:val="single" w:sz="4" w:space="0" w:color="auto"/>
            </w:tcBorders>
            <w:shd w:val="pct10" w:color="auto" w:fill="FFFFFF"/>
            <w:vAlign w:val="center"/>
          </w:tcPr>
          <w:p w:rsidR="00957860" w:rsidRDefault="00957860">
            <w:pPr>
              <w:pStyle w:val="TableFirstRow"/>
              <w:jc w:val="center"/>
              <w:rPr>
                <w:rFonts w:cs="Arial"/>
                <w:color w:val="000000"/>
                <w:sz w:val="21"/>
                <w:szCs w:val="21"/>
              </w:rPr>
            </w:pPr>
          </w:p>
        </w:tc>
        <w:tc>
          <w:tcPr>
            <w:tcW w:w="2265" w:type="dxa"/>
            <w:vMerge/>
            <w:tcBorders>
              <w:bottom w:val="single" w:sz="4" w:space="0" w:color="auto"/>
            </w:tcBorders>
            <w:shd w:val="pct10" w:color="auto" w:fill="FFFFFF"/>
            <w:vAlign w:val="center"/>
          </w:tcPr>
          <w:p w:rsidR="00957860" w:rsidRDefault="00957860">
            <w:pPr>
              <w:pStyle w:val="TableFirstRow"/>
              <w:jc w:val="center"/>
              <w:rPr>
                <w:rFonts w:cs="Arial"/>
                <w:color w:val="000000"/>
                <w:sz w:val="21"/>
                <w:szCs w:val="21"/>
              </w:rPr>
            </w:pPr>
          </w:p>
        </w:tc>
        <w:tc>
          <w:tcPr>
            <w:tcW w:w="714"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物理</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功能</w:t>
            </w:r>
          </w:p>
        </w:tc>
        <w:tc>
          <w:tcPr>
            <w:tcW w:w="850"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09"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07"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默认</w:t>
            </w:r>
          </w:p>
        </w:tc>
        <w:tc>
          <w:tcPr>
            <w:tcW w:w="707"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扩展</w:t>
            </w:r>
          </w:p>
        </w:tc>
        <w:tc>
          <w:tcPr>
            <w:tcW w:w="790" w:type="dxa"/>
            <w:tcBorders>
              <w:top w:val="single" w:sz="4" w:space="0" w:color="auto"/>
              <w:bottom w:val="single" w:sz="4" w:space="0" w:color="auto"/>
            </w:tcBorders>
            <w:shd w:val="pct10" w:color="auto" w:fill="FFFFFF"/>
            <w:vAlign w:val="center"/>
          </w:tcPr>
          <w:p w:rsidR="00957860" w:rsidRDefault="00AE5F07">
            <w:pPr>
              <w:pStyle w:val="TableFirstRow"/>
              <w:jc w:val="center"/>
              <w:rPr>
                <w:rFonts w:cs="Arial"/>
                <w:color w:val="000000"/>
                <w:sz w:val="24"/>
                <w:szCs w:val="24"/>
                <w:lang w:eastAsia="zh-CN"/>
              </w:rPr>
            </w:pPr>
            <w:r>
              <w:rPr>
                <w:rFonts w:cs="Arial"/>
                <w:color w:val="000000"/>
                <w:sz w:val="24"/>
                <w:szCs w:val="24"/>
                <w:lang w:eastAsia="zh-CN"/>
              </w:rPr>
              <w:t>编程</w:t>
            </w:r>
          </w:p>
        </w:tc>
      </w:tr>
      <w:tr w:rsidR="00957860">
        <w:trPr>
          <w:trHeight w:val="874"/>
          <w:jc w:val="center"/>
        </w:trPr>
        <w:tc>
          <w:tcPr>
            <w:tcW w:w="1949" w:type="dxa"/>
            <w:tcBorders>
              <w:top w:val="single" w:sz="4" w:space="0" w:color="auto"/>
            </w:tcBorders>
            <w:vAlign w:val="center"/>
          </w:tcPr>
          <w:p w:rsidR="00957860" w:rsidRDefault="00AE5F07">
            <w:pPr>
              <w:pStyle w:val="Tabellentext"/>
              <w:ind w:left="120" w:hangingChars="50" w:hanging="120"/>
              <w:rPr>
                <w:rFonts w:cs="Arial"/>
                <w:color w:val="000000"/>
                <w:sz w:val="24"/>
                <w:szCs w:val="24"/>
              </w:rPr>
            </w:pPr>
            <w:r>
              <w:rPr>
                <w:rFonts w:cs="Arial"/>
                <w:color w:val="000000"/>
                <w:sz w:val="24"/>
                <w:szCs w:val="24"/>
              </w:rPr>
              <w:t>诊断会话控制（</w:t>
            </w:r>
            <w:r>
              <w:rPr>
                <w:rFonts w:cs="Arial"/>
                <w:color w:val="000000"/>
                <w:sz w:val="24"/>
                <w:szCs w:val="24"/>
              </w:rPr>
              <w:t>10h</w:t>
            </w:r>
            <w:r>
              <w:rPr>
                <w:rFonts w:cs="Arial"/>
                <w:color w:val="000000"/>
                <w:sz w:val="24"/>
                <w:szCs w:val="24"/>
              </w:rPr>
              <w:t>）</w:t>
            </w:r>
          </w:p>
        </w:tc>
        <w:tc>
          <w:tcPr>
            <w:tcW w:w="2265"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会话类型</w:t>
            </w:r>
            <w:r>
              <w:rPr>
                <w:rFonts w:cs="Arial"/>
                <w:color w:val="000000"/>
                <w:sz w:val="24"/>
                <w:szCs w:val="24"/>
              </w:rPr>
              <w:t xml:space="preserve"> = </w:t>
            </w:r>
          </w:p>
          <w:p w:rsidR="00957860" w:rsidRDefault="00AE5F07">
            <w:pPr>
              <w:pStyle w:val="Tabellentext"/>
              <w:rPr>
                <w:rFonts w:cs="Arial"/>
                <w:color w:val="000000"/>
                <w:sz w:val="24"/>
                <w:szCs w:val="24"/>
              </w:rPr>
            </w:pPr>
            <w:r>
              <w:rPr>
                <w:rFonts w:cs="Arial" w:hint="eastAsia"/>
                <w:color w:val="000000"/>
                <w:sz w:val="24"/>
                <w:szCs w:val="24"/>
              </w:rPr>
              <w:t>扩展</w:t>
            </w:r>
            <w:r>
              <w:rPr>
                <w:rFonts w:cs="Arial"/>
                <w:color w:val="000000"/>
                <w:sz w:val="24"/>
                <w:szCs w:val="24"/>
              </w:rPr>
              <w:t>诊断会话（</w:t>
            </w:r>
            <w:r>
              <w:rPr>
                <w:rFonts w:cs="Arial"/>
                <w:color w:val="000000"/>
                <w:sz w:val="24"/>
                <w:szCs w:val="24"/>
              </w:rPr>
              <w:t>0</w:t>
            </w:r>
            <w:r>
              <w:rPr>
                <w:rFonts w:cs="Arial" w:hint="eastAsia"/>
                <w:color w:val="000000"/>
                <w:sz w:val="24"/>
                <w:szCs w:val="24"/>
              </w:rPr>
              <w:t>3</w:t>
            </w:r>
            <w:r>
              <w:rPr>
                <w:rFonts w:cs="Arial"/>
                <w:color w:val="000000"/>
                <w:sz w:val="24"/>
                <w:szCs w:val="24"/>
              </w:rPr>
              <w:t>h</w:t>
            </w:r>
            <w:r>
              <w:rPr>
                <w:rFonts w:cs="Arial"/>
                <w:color w:val="000000"/>
                <w:sz w:val="24"/>
                <w:szCs w:val="24"/>
              </w:rPr>
              <w:t>）</w:t>
            </w:r>
          </w:p>
        </w:tc>
        <w:tc>
          <w:tcPr>
            <w:tcW w:w="714"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850"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tcBorders>
              <w:top w:val="single" w:sz="4" w:space="0" w:color="auto"/>
            </w:tcBorders>
            <w:vAlign w:val="center"/>
          </w:tcPr>
          <w:p w:rsidR="00957860" w:rsidRDefault="00AE5F07">
            <w:pPr>
              <w:pStyle w:val="Tabellentext"/>
              <w:jc w:val="center"/>
              <w:rPr>
                <w:rFonts w:cs="Arial"/>
                <w:color w:val="000000"/>
                <w:sz w:val="24"/>
                <w:szCs w:val="24"/>
              </w:rPr>
            </w:pPr>
            <w:r>
              <w:rPr>
                <w:rFonts w:cs="Arial"/>
                <w:sz w:val="24"/>
                <w:szCs w:val="24"/>
              </w:rPr>
              <w:t>√</w:t>
            </w:r>
          </w:p>
        </w:tc>
        <w:tc>
          <w:tcPr>
            <w:tcW w:w="790" w:type="dxa"/>
            <w:tcBorders>
              <w:top w:val="single" w:sz="4" w:space="0" w:color="auto"/>
            </w:tcBorders>
            <w:vAlign w:val="center"/>
          </w:tcPr>
          <w:p w:rsidR="00957860" w:rsidRDefault="00957860">
            <w:pPr>
              <w:pStyle w:val="Tabellentext"/>
              <w:jc w:val="center"/>
              <w:rPr>
                <w:rFonts w:cs="Arial"/>
                <w:color w:val="000000"/>
                <w:sz w:val="24"/>
                <w:szCs w:val="24"/>
              </w:rPr>
            </w:pPr>
          </w:p>
        </w:tc>
      </w:tr>
      <w:tr w:rsidR="00957860">
        <w:trPr>
          <w:trHeight w:val="874"/>
          <w:jc w:val="center"/>
        </w:trPr>
        <w:tc>
          <w:tcPr>
            <w:tcW w:w="1949"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通信控制（</w:t>
            </w:r>
            <w:r>
              <w:rPr>
                <w:rFonts w:cs="Arial"/>
                <w:color w:val="000000"/>
                <w:sz w:val="24"/>
                <w:szCs w:val="24"/>
              </w:rPr>
              <w:t>28h</w:t>
            </w:r>
            <w:r>
              <w:rPr>
                <w:rFonts w:cs="Arial"/>
                <w:color w:val="000000"/>
                <w:sz w:val="24"/>
                <w:szCs w:val="24"/>
              </w:rPr>
              <w:t>）</w:t>
            </w:r>
          </w:p>
        </w:tc>
        <w:tc>
          <w:tcPr>
            <w:tcW w:w="2265"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控制类型</w:t>
            </w:r>
            <w:r>
              <w:rPr>
                <w:rFonts w:cs="Arial"/>
                <w:color w:val="000000"/>
                <w:sz w:val="24"/>
                <w:szCs w:val="24"/>
              </w:rPr>
              <w:t xml:space="preserve"> = </w:t>
            </w:r>
            <w:r>
              <w:rPr>
                <w:rFonts w:cs="Arial" w:hint="eastAsia"/>
                <w:color w:val="000000"/>
                <w:sz w:val="24"/>
                <w:szCs w:val="24"/>
              </w:rPr>
              <w:t>开启</w:t>
            </w:r>
            <w:r>
              <w:rPr>
                <w:rFonts w:cs="Arial"/>
                <w:color w:val="000000"/>
                <w:sz w:val="24"/>
                <w:szCs w:val="24"/>
              </w:rPr>
              <w:t>接收和发送（</w:t>
            </w:r>
            <w:r>
              <w:rPr>
                <w:rFonts w:cs="Arial"/>
                <w:color w:val="000000"/>
                <w:sz w:val="24"/>
                <w:szCs w:val="24"/>
              </w:rPr>
              <w:t>0</w:t>
            </w:r>
            <w:r>
              <w:rPr>
                <w:rFonts w:cs="Arial" w:hint="eastAsia"/>
                <w:color w:val="000000"/>
                <w:sz w:val="24"/>
                <w:szCs w:val="24"/>
              </w:rPr>
              <w:t>0</w:t>
            </w:r>
            <w:r>
              <w:rPr>
                <w:rFonts w:cs="Arial"/>
                <w:color w:val="000000"/>
                <w:sz w:val="24"/>
                <w:szCs w:val="24"/>
              </w:rPr>
              <w:t>h</w:t>
            </w:r>
            <w:r>
              <w:rPr>
                <w:rFonts w:cs="Arial"/>
                <w:color w:val="000000"/>
                <w:sz w:val="24"/>
                <w:szCs w:val="24"/>
              </w:rPr>
              <w:t>）</w:t>
            </w:r>
          </w:p>
          <w:p w:rsidR="00957860" w:rsidRDefault="00AE5F07">
            <w:pPr>
              <w:pStyle w:val="Tabellentext"/>
              <w:rPr>
                <w:rFonts w:cs="Arial"/>
                <w:color w:val="000000"/>
                <w:sz w:val="24"/>
                <w:szCs w:val="24"/>
              </w:rPr>
            </w:pPr>
            <w:r>
              <w:rPr>
                <w:rFonts w:cs="Arial"/>
                <w:color w:val="000000"/>
                <w:sz w:val="24"/>
                <w:szCs w:val="24"/>
              </w:rPr>
              <w:t>通信类型</w:t>
            </w:r>
            <w:r>
              <w:rPr>
                <w:rFonts w:cs="Arial"/>
                <w:color w:val="000000"/>
                <w:sz w:val="24"/>
                <w:szCs w:val="24"/>
              </w:rPr>
              <w:t xml:space="preserve"> = </w:t>
            </w:r>
            <w:r>
              <w:rPr>
                <w:rFonts w:cs="Arial"/>
                <w:color w:val="000000"/>
                <w:sz w:val="24"/>
                <w:szCs w:val="24"/>
              </w:rPr>
              <w:t>应用和网络管理报文（</w:t>
            </w:r>
            <w:r>
              <w:rPr>
                <w:rFonts w:cs="Arial"/>
                <w:color w:val="000000"/>
                <w:sz w:val="24"/>
                <w:szCs w:val="24"/>
              </w:rPr>
              <w:t>03h</w:t>
            </w:r>
            <w:r>
              <w:rPr>
                <w:rFonts w:cs="Arial"/>
                <w:color w:val="000000"/>
                <w:sz w:val="24"/>
                <w:szCs w:val="24"/>
              </w:rPr>
              <w:t>）</w:t>
            </w:r>
          </w:p>
        </w:tc>
        <w:tc>
          <w:tcPr>
            <w:tcW w:w="714"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850" w:type="dxa"/>
            <w:tcBorders>
              <w:top w:val="single" w:sz="4" w:space="0" w:color="auto"/>
            </w:tcBorders>
            <w:vAlign w:val="center"/>
          </w:tcPr>
          <w:p w:rsidR="00957860" w:rsidRDefault="00957860">
            <w:pPr>
              <w:pStyle w:val="Tabellentext"/>
              <w:jc w:val="center"/>
              <w:rPr>
                <w:rFonts w:cs="Arial"/>
                <w:sz w:val="24"/>
                <w:szCs w:val="24"/>
              </w:rPr>
            </w:pP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7" w:type="dxa"/>
            <w:tcBorders>
              <w:top w:val="single" w:sz="4" w:space="0" w:color="auto"/>
            </w:tcBorders>
            <w:vAlign w:val="center"/>
          </w:tcPr>
          <w:p w:rsidR="00957860" w:rsidRDefault="00957860">
            <w:pPr>
              <w:pStyle w:val="Tabellentext"/>
              <w:jc w:val="center"/>
              <w:rPr>
                <w:rFonts w:cs="Arial"/>
                <w:sz w:val="24"/>
                <w:szCs w:val="24"/>
              </w:rPr>
            </w:pPr>
          </w:p>
        </w:tc>
        <w:tc>
          <w:tcPr>
            <w:tcW w:w="707"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90" w:type="dxa"/>
            <w:tcBorders>
              <w:top w:val="single" w:sz="4" w:space="0" w:color="auto"/>
            </w:tcBorders>
            <w:vAlign w:val="center"/>
          </w:tcPr>
          <w:p w:rsidR="00957860" w:rsidRDefault="00957860">
            <w:pPr>
              <w:pStyle w:val="Tabellentext"/>
              <w:jc w:val="center"/>
              <w:rPr>
                <w:rFonts w:cs="Arial"/>
                <w:sz w:val="24"/>
                <w:szCs w:val="24"/>
              </w:rPr>
            </w:pPr>
          </w:p>
        </w:tc>
      </w:tr>
      <w:tr w:rsidR="00957860">
        <w:trPr>
          <w:trHeight w:val="874"/>
          <w:jc w:val="center"/>
        </w:trPr>
        <w:tc>
          <w:tcPr>
            <w:tcW w:w="1949"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控制</w:t>
            </w:r>
            <w:r>
              <w:rPr>
                <w:rFonts w:cs="Arial"/>
                <w:color w:val="000000"/>
                <w:sz w:val="24"/>
                <w:szCs w:val="24"/>
              </w:rPr>
              <w:t>DTC</w:t>
            </w:r>
            <w:r>
              <w:rPr>
                <w:rFonts w:cs="Arial"/>
                <w:color w:val="000000"/>
                <w:sz w:val="24"/>
                <w:szCs w:val="24"/>
              </w:rPr>
              <w:t>设置（</w:t>
            </w:r>
            <w:r>
              <w:rPr>
                <w:rFonts w:cs="Arial"/>
                <w:color w:val="000000"/>
                <w:sz w:val="24"/>
                <w:szCs w:val="24"/>
              </w:rPr>
              <w:t>85h</w:t>
            </w:r>
            <w:r>
              <w:rPr>
                <w:rFonts w:cs="Arial"/>
                <w:color w:val="000000"/>
                <w:sz w:val="24"/>
                <w:szCs w:val="24"/>
              </w:rPr>
              <w:t>）</w:t>
            </w:r>
          </w:p>
        </w:tc>
        <w:tc>
          <w:tcPr>
            <w:tcW w:w="2265"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DTC</w:t>
            </w:r>
            <w:r>
              <w:rPr>
                <w:rFonts w:cs="Arial"/>
                <w:color w:val="000000"/>
                <w:sz w:val="24"/>
                <w:szCs w:val="24"/>
              </w:rPr>
              <w:t>设置类型</w:t>
            </w:r>
            <w:r>
              <w:rPr>
                <w:rFonts w:cs="Arial"/>
                <w:color w:val="000000"/>
                <w:sz w:val="24"/>
                <w:szCs w:val="24"/>
              </w:rPr>
              <w:t xml:space="preserve"> = </w:t>
            </w:r>
            <w:r>
              <w:rPr>
                <w:rFonts w:cs="Arial" w:hint="eastAsia"/>
                <w:color w:val="000000"/>
                <w:sz w:val="24"/>
                <w:szCs w:val="24"/>
              </w:rPr>
              <w:t>开</w:t>
            </w:r>
            <w:r>
              <w:rPr>
                <w:rFonts w:cs="Arial"/>
                <w:color w:val="000000"/>
                <w:sz w:val="24"/>
                <w:szCs w:val="24"/>
              </w:rPr>
              <w:t>（</w:t>
            </w:r>
            <w:r>
              <w:rPr>
                <w:rFonts w:cs="Arial"/>
                <w:color w:val="000000"/>
                <w:sz w:val="24"/>
                <w:szCs w:val="24"/>
              </w:rPr>
              <w:t>0</w:t>
            </w:r>
            <w:r>
              <w:rPr>
                <w:rFonts w:cs="Arial" w:hint="eastAsia"/>
                <w:color w:val="000000"/>
                <w:sz w:val="24"/>
                <w:szCs w:val="24"/>
              </w:rPr>
              <w:t>1</w:t>
            </w:r>
            <w:r>
              <w:rPr>
                <w:rFonts w:cs="Arial"/>
                <w:color w:val="000000"/>
                <w:sz w:val="24"/>
                <w:szCs w:val="24"/>
              </w:rPr>
              <w:t>h</w:t>
            </w:r>
            <w:r>
              <w:rPr>
                <w:rFonts w:cs="Arial"/>
                <w:color w:val="000000"/>
                <w:sz w:val="24"/>
                <w:szCs w:val="24"/>
              </w:rPr>
              <w:t>）</w:t>
            </w:r>
          </w:p>
        </w:tc>
        <w:tc>
          <w:tcPr>
            <w:tcW w:w="714"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850" w:type="dxa"/>
            <w:tcBorders>
              <w:top w:val="single" w:sz="4" w:space="0" w:color="auto"/>
            </w:tcBorders>
            <w:vAlign w:val="center"/>
          </w:tcPr>
          <w:p w:rsidR="00957860" w:rsidRDefault="00957860">
            <w:pPr>
              <w:pStyle w:val="Tabellentext"/>
              <w:jc w:val="center"/>
              <w:rPr>
                <w:rFonts w:cs="Arial"/>
                <w:sz w:val="24"/>
                <w:szCs w:val="24"/>
              </w:rPr>
            </w:pP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7" w:type="dxa"/>
            <w:tcBorders>
              <w:top w:val="single" w:sz="4" w:space="0" w:color="auto"/>
            </w:tcBorders>
            <w:vAlign w:val="center"/>
          </w:tcPr>
          <w:p w:rsidR="00957860" w:rsidRDefault="00957860">
            <w:pPr>
              <w:pStyle w:val="Tabellentext"/>
              <w:jc w:val="center"/>
              <w:rPr>
                <w:rFonts w:cs="Arial"/>
                <w:sz w:val="24"/>
                <w:szCs w:val="24"/>
              </w:rPr>
            </w:pPr>
          </w:p>
        </w:tc>
        <w:tc>
          <w:tcPr>
            <w:tcW w:w="707"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90" w:type="dxa"/>
            <w:tcBorders>
              <w:top w:val="single" w:sz="4" w:space="0" w:color="auto"/>
            </w:tcBorders>
            <w:vAlign w:val="center"/>
          </w:tcPr>
          <w:p w:rsidR="00957860" w:rsidRDefault="00957860">
            <w:pPr>
              <w:pStyle w:val="Tabellentext"/>
              <w:jc w:val="center"/>
              <w:rPr>
                <w:rFonts w:cs="Arial"/>
                <w:sz w:val="24"/>
                <w:szCs w:val="24"/>
              </w:rPr>
            </w:pPr>
          </w:p>
        </w:tc>
      </w:tr>
      <w:tr w:rsidR="00957860">
        <w:trPr>
          <w:trHeight w:val="874"/>
          <w:jc w:val="center"/>
        </w:trPr>
        <w:tc>
          <w:tcPr>
            <w:tcW w:w="1949" w:type="dxa"/>
            <w:tcBorders>
              <w:top w:val="single" w:sz="4" w:space="0" w:color="auto"/>
            </w:tcBorders>
            <w:vAlign w:val="center"/>
          </w:tcPr>
          <w:p w:rsidR="00957860" w:rsidRDefault="00AE5F07">
            <w:pPr>
              <w:pStyle w:val="Tabellentext"/>
              <w:ind w:left="120" w:hangingChars="50" w:hanging="120"/>
              <w:rPr>
                <w:rFonts w:cs="Arial"/>
                <w:color w:val="000000"/>
                <w:sz w:val="24"/>
                <w:szCs w:val="24"/>
              </w:rPr>
            </w:pPr>
            <w:r>
              <w:rPr>
                <w:rFonts w:cs="Arial"/>
                <w:color w:val="000000"/>
                <w:sz w:val="24"/>
                <w:szCs w:val="24"/>
              </w:rPr>
              <w:t>诊断会话控制（</w:t>
            </w:r>
            <w:r>
              <w:rPr>
                <w:rFonts w:cs="Arial"/>
                <w:color w:val="000000"/>
                <w:sz w:val="24"/>
                <w:szCs w:val="24"/>
              </w:rPr>
              <w:t>10h</w:t>
            </w:r>
            <w:r>
              <w:rPr>
                <w:rFonts w:cs="Arial"/>
                <w:color w:val="000000"/>
                <w:sz w:val="24"/>
                <w:szCs w:val="24"/>
              </w:rPr>
              <w:t>）</w:t>
            </w:r>
          </w:p>
        </w:tc>
        <w:tc>
          <w:tcPr>
            <w:tcW w:w="2265" w:type="dxa"/>
            <w:tcBorders>
              <w:top w:val="single" w:sz="4" w:space="0" w:color="auto"/>
            </w:tcBorders>
            <w:vAlign w:val="center"/>
          </w:tcPr>
          <w:p w:rsidR="00957860" w:rsidRDefault="00AE5F07">
            <w:pPr>
              <w:pStyle w:val="Tabellentext"/>
              <w:rPr>
                <w:rFonts w:cs="Arial"/>
                <w:color w:val="000000"/>
                <w:sz w:val="24"/>
                <w:szCs w:val="24"/>
              </w:rPr>
            </w:pPr>
            <w:r>
              <w:rPr>
                <w:rFonts w:cs="Arial"/>
                <w:color w:val="000000"/>
                <w:sz w:val="24"/>
                <w:szCs w:val="24"/>
              </w:rPr>
              <w:t>会话类型</w:t>
            </w:r>
            <w:r>
              <w:rPr>
                <w:rFonts w:cs="Arial"/>
                <w:color w:val="000000"/>
                <w:sz w:val="24"/>
                <w:szCs w:val="24"/>
              </w:rPr>
              <w:t xml:space="preserve"> = </w:t>
            </w:r>
          </w:p>
          <w:p w:rsidR="00957860" w:rsidRDefault="00AE5F07">
            <w:pPr>
              <w:pStyle w:val="Tabellentext"/>
              <w:rPr>
                <w:rFonts w:cs="Arial"/>
                <w:color w:val="000000"/>
                <w:sz w:val="24"/>
                <w:szCs w:val="24"/>
              </w:rPr>
            </w:pPr>
            <w:r>
              <w:rPr>
                <w:rFonts w:cs="Arial"/>
                <w:color w:val="000000"/>
                <w:sz w:val="24"/>
                <w:szCs w:val="24"/>
              </w:rPr>
              <w:t>默认诊断会话（</w:t>
            </w:r>
            <w:r>
              <w:rPr>
                <w:rFonts w:cs="Arial"/>
                <w:color w:val="000000"/>
                <w:sz w:val="24"/>
                <w:szCs w:val="24"/>
              </w:rPr>
              <w:t>0</w:t>
            </w:r>
            <w:r>
              <w:rPr>
                <w:rFonts w:cs="Arial" w:hint="eastAsia"/>
                <w:color w:val="000000"/>
                <w:sz w:val="24"/>
                <w:szCs w:val="24"/>
              </w:rPr>
              <w:t>1</w:t>
            </w:r>
            <w:r>
              <w:rPr>
                <w:rFonts w:cs="Arial"/>
                <w:color w:val="000000"/>
                <w:sz w:val="24"/>
                <w:szCs w:val="24"/>
              </w:rPr>
              <w:t>h</w:t>
            </w:r>
            <w:r>
              <w:rPr>
                <w:rFonts w:cs="Arial"/>
                <w:color w:val="000000"/>
                <w:sz w:val="24"/>
                <w:szCs w:val="24"/>
              </w:rPr>
              <w:t>）</w:t>
            </w:r>
          </w:p>
        </w:tc>
        <w:tc>
          <w:tcPr>
            <w:tcW w:w="714"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850"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9"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7"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07"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c>
          <w:tcPr>
            <w:tcW w:w="790" w:type="dxa"/>
            <w:tcBorders>
              <w:top w:val="single" w:sz="4" w:space="0" w:color="auto"/>
            </w:tcBorders>
            <w:vAlign w:val="center"/>
          </w:tcPr>
          <w:p w:rsidR="00957860" w:rsidRDefault="00AE5F07">
            <w:pPr>
              <w:pStyle w:val="Tabellentext"/>
              <w:jc w:val="center"/>
              <w:rPr>
                <w:rFonts w:cs="Arial"/>
                <w:sz w:val="24"/>
                <w:szCs w:val="24"/>
              </w:rPr>
            </w:pPr>
            <w:r>
              <w:rPr>
                <w:rFonts w:cs="Arial"/>
                <w:sz w:val="24"/>
                <w:szCs w:val="24"/>
              </w:rPr>
              <w:t>√</w:t>
            </w:r>
          </w:p>
        </w:tc>
      </w:tr>
      <w:tr w:rsidR="00957860">
        <w:trPr>
          <w:jc w:val="center"/>
        </w:trPr>
        <w:tc>
          <w:tcPr>
            <w:tcW w:w="1949" w:type="dxa"/>
            <w:vAlign w:val="center"/>
          </w:tcPr>
          <w:p w:rsidR="00957860" w:rsidRDefault="00AE5F07">
            <w:pPr>
              <w:pStyle w:val="Tabellentext"/>
              <w:rPr>
                <w:rFonts w:cs="Arial"/>
                <w:color w:val="000000"/>
                <w:sz w:val="24"/>
                <w:szCs w:val="24"/>
              </w:rPr>
            </w:pPr>
            <w:r>
              <w:rPr>
                <w:rFonts w:cs="Arial"/>
                <w:color w:val="000000"/>
                <w:sz w:val="24"/>
                <w:szCs w:val="24"/>
              </w:rPr>
              <w:t>清除诊断信息（</w:t>
            </w:r>
            <w:r>
              <w:rPr>
                <w:rFonts w:cs="Arial"/>
                <w:color w:val="000000"/>
                <w:sz w:val="24"/>
                <w:szCs w:val="24"/>
              </w:rPr>
              <w:t>14h</w:t>
            </w:r>
            <w:r>
              <w:rPr>
                <w:rFonts w:cs="Arial"/>
                <w:color w:val="000000"/>
                <w:sz w:val="24"/>
                <w:szCs w:val="24"/>
              </w:rPr>
              <w:t>）</w:t>
            </w:r>
          </w:p>
        </w:tc>
        <w:tc>
          <w:tcPr>
            <w:tcW w:w="2265" w:type="dxa"/>
            <w:vAlign w:val="center"/>
          </w:tcPr>
          <w:p w:rsidR="00957860" w:rsidRDefault="00957860">
            <w:pPr>
              <w:pStyle w:val="Tabellentext"/>
              <w:rPr>
                <w:rFonts w:cs="Arial"/>
                <w:color w:val="000000"/>
                <w:sz w:val="24"/>
                <w:szCs w:val="24"/>
              </w:rPr>
            </w:pPr>
          </w:p>
        </w:tc>
        <w:tc>
          <w:tcPr>
            <w:tcW w:w="714"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957860">
            <w:pPr>
              <w:pStyle w:val="Tabellentext"/>
              <w:jc w:val="center"/>
              <w:rPr>
                <w:rFonts w:cs="Arial"/>
                <w:color w:val="000000"/>
                <w:sz w:val="24"/>
                <w:szCs w:val="24"/>
              </w:rPr>
            </w:pPr>
          </w:p>
        </w:tc>
        <w:tc>
          <w:tcPr>
            <w:tcW w:w="850"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957860">
            <w:pPr>
              <w:pStyle w:val="Tabellentext"/>
              <w:jc w:val="center"/>
              <w:rPr>
                <w:rFonts w:cs="Arial"/>
                <w:color w:val="000000"/>
                <w:sz w:val="24"/>
                <w:szCs w:val="24"/>
              </w:rPr>
            </w:pPr>
          </w:p>
        </w:tc>
        <w:tc>
          <w:tcPr>
            <w:tcW w:w="707" w:type="dxa"/>
            <w:vAlign w:val="center"/>
          </w:tcPr>
          <w:p w:rsidR="00957860" w:rsidRDefault="00957860">
            <w:pPr>
              <w:pStyle w:val="Tabellentext"/>
              <w:jc w:val="center"/>
              <w:rPr>
                <w:rFonts w:cs="Arial"/>
                <w:color w:val="000000"/>
                <w:sz w:val="24"/>
                <w:szCs w:val="24"/>
              </w:rPr>
            </w:pPr>
          </w:p>
        </w:tc>
        <w:tc>
          <w:tcPr>
            <w:tcW w:w="790" w:type="dxa"/>
            <w:vAlign w:val="center"/>
          </w:tcPr>
          <w:p w:rsidR="00957860" w:rsidRDefault="00957860">
            <w:pPr>
              <w:pStyle w:val="Tabellentext"/>
              <w:jc w:val="center"/>
              <w:rPr>
                <w:rFonts w:cs="Arial"/>
                <w:color w:val="000000"/>
                <w:sz w:val="24"/>
                <w:szCs w:val="24"/>
              </w:rPr>
            </w:pPr>
          </w:p>
        </w:tc>
      </w:tr>
      <w:tr w:rsidR="00957860">
        <w:trPr>
          <w:jc w:val="center"/>
        </w:trPr>
        <w:tc>
          <w:tcPr>
            <w:tcW w:w="1949" w:type="dxa"/>
            <w:vAlign w:val="center"/>
          </w:tcPr>
          <w:p w:rsidR="00957860" w:rsidRDefault="00AE5F07">
            <w:pPr>
              <w:pStyle w:val="Tabellentext"/>
              <w:rPr>
                <w:rFonts w:cs="Arial"/>
                <w:color w:val="000000"/>
                <w:sz w:val="24"/>
                <w:szCs w:val="24"/>
              </w:rPr>
            </w:pPr>
            <w:r>
              <w:rPr>
                <w:rFonts w:cs="Arial" w:hint="eastAsia"/>
                <w:color w:val="000000"/>
                <w:sz w:val="24"/>
                <w:szCs w:val="24"/>
              </w:rPr>
              <w:t>诊断仪在线（</w:t>
            </w:r>
            <w:r>
              <w:rPr>
                <w:rFonts w:cs="Arial" w:hint="eastAsia"/>
                <w:color w:val="000000"/>
                <w:sz w:val="24"/>
                <w:szCs w:val="24"/>
              </w:rPr>
              <w:t>3E</w:t>
            </w:r>
            <w:r>
              <w:rPr>
                <w:rFonts w:cs="Arial"/>
                <w:color w:val="000000"/>
                <w:sz w:val="24"/>
                <w:szCs w:val="24"/>
              </w:rPr>
              <w:t>h</w:t>
            </w:r>
            <w:r>
              <w:rPr>
                <w:rFonts w:cs="Arial" w:hint="eastAsia"/>
                <w:color w:val="000000"/>
                <w:sz w:val="24"/>
                <w:szCs w:val="24"/>
              </w:rPr>
              <w:t>）</w:t>
            </w:r>
          </w:p>
        </w:tc>
        <w:tc>
          <w:tcPr>
            <w:tcW w:w="2265" w:type="dxa"/>
            <w:vAlign w:val="center"/>
          </w:tcPr>
          <w:p w:rsidR="00957860" w:rsidRDefault="00AE5F07">
            <w:pPr>
              <w:pStyle w:val="Tabellentext"/>
              <w:rPr>
                <w:rFonts w:cs="Arial"/>
                <w:color w:val="000000"/>
                <w:sz w:val="24"/>
                <w:szCs w:val="24"/>
              </w:rPr>
            </w:pPr>
            <w:r>
              <w:rPr>
                <w:rFonts w:cs="Arial" w:hint="eastAsia"/>
                <w:color w:val="000000"/>
                <w:sz w:val="24"/>
                <w:szCs w:val="24"/>
              </w:rPr>
              <w:t>子功能</w:t>
            </w:r>
            <w:r>
              <w:rPr>
                <w:rFonts w:cs="Arial" w:hint="eastAsia"/>
                <w:color w:val="000000"/>
                <w:sz w:val="24"/>
                <w:szCs w:val="24"/>
              </w:rPr>
              <w:t xml:space="preserve"> =</w:t>
            </w:r>
            <w:r>
              <w:rPr>
                <w:rFonts w:cs="Arial"/>
                <w:color w:val="000000"/>
                <w:sz w:val="24"/>
                <w:szCs w:val="24"/>
              </w:rPr>
              <w:t xml:space="preserve"> 80</w:t>
            </w:r>
            <w:r>
              <w:rPr>
                <w:rFonts w:cs="Arial" w:hint="eastAsia"/>
                <w:color w:val="000000"/>
                <w:sz w:val="24"/>
                <w:szCs w:val="24"/>
              </w:rPr>
              <w:t>h</w:t>
            </w:r>
          </w:p>
        </w:tc>
        <w:tc>
          <w:tcPr>
            <w:tcW w:w="714"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850" w:type="dxa"/>
            <w:vAlign w:val="center"/>
          </w:tcPr>
          <w:p w:rsidR="00957860" w:rsidRDefault="00AE5F07">
            <w:pPr>
              <w:pStyle w:val="Tabellentext"/>
              <w:jc w:val="center"/>
              <w:rPr>
                <w:rFonts w:cs="Arial"/>
                <w:sz w:val="24"/>
                <w:szCs w:val="24"/>
              </w:rPr>
            </w:pPr>
            <w:r>
              <w:rPr>
                <w:rFonts w:cs="Arial"/>
                <w:sz w:val="24"/>
                <w:szCs w:val="24"/>
              </w:rPr>
              <w:t>√</w:t>
            </w:r>
          </w:p>
        </w:tc>
        <w:tc>
          <w:tcPr>
            <w:tcW w:w="709" w:type="dxa"/>
            <w:vAlign w:val="center"/>
          </w:tcPr>
          <w:p w:rsidR="00957860" w:rsidRDefault="00AE5F07">
            <w:pPr>
              <w:pStyle w:val="Tabellentext"/>
              <w:jc w:val="center"/>
              <w:rPr>
                <w:rFonts w:cs="Arial"/>
                <w:sz w:val="24"/>
                <w:szCs w:val="24"/>
              </w:rPr>
            </w:pPr>
            <w:r>
              <w:rPr>
                <w:rFonts w:cs="Arial"/>
                <w:sz w:val="24"/>
                <w:szCs w:val="24"/>
              </w:rPr>
              <w:t>√</w:t>
            </w:r>
          </w:p>
        </w:tc>
        <w:tc>
          <w:tcPr>
            <w:tcW w:w="707"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07" w:type="dxa"/>
            <w:vAlign w:val="center"/>
          </w:tcPr>
          <w:p w:rsidR="00957860" w:rsidRDefault="00AE5F07">
            <w:pPr>
              <w:pStyle w:val="Tabellentext"/>
              <w:jc w:val="center"/>
              <w:rPr>
                <w:rFonts w:cs="Arial"/>
                <w:color w:val="000000"/>
                <w:sz w:val="24"/>
                <w:szCs w:val="24"/>
              </w:rPr>
            </w:pPr>
            <w:r>
              <w:rPr>
                <w:rFonts w:cs="Arial"/>
                <w:sz w:val="24"/>
                <w:szCs w:val="24"/>
              </w:rPr>
              <w:t>√</w:t>
            </w:r>
          </w:p>
        </w:tc>
        <w:tc>
          <w:tcPr>
            <w:tcW w:w="790" w:type="dxa"/>
            <w:vAlign w:val="center"/>
          </w:tcPr>
          <w:p w:rsidR="00957860" w:rsidRDefault="00AE5F07">
            <w:pPr>
              <w:pStyle w:val="Tabellentext"/>
              <w:jc w:val="center"/>
              <w:rPr>
                <w:rFonts w:cs="Arial"/>
                <w:color w:val="000000"/>
                <w:sz w:val="24"/>
                <w:szCs w:val="24"/>
              </w:rPr>
            </w:pPr>
            <w:r>
              <w:rPr>
                <w:rFonts w:cs="Arial"/>
                <w:sz w:val="24"/>
                <w:szCs w:val="24"/>
              </w:rPr>
              <w:t>√</w:t>
            </w:r>
          </w:p>
        </w:tc>
      </w:tr>
    </w:tbl>
    <w:p w:rsidR="00957860" w:rsidRDefault="00AE5F07">
      <w:pPr>
        <w:pStyle w:val="HR2"/>
        <w:ind w:firstLine="480"/>
        <w:rPr>
          <w:rFonts w:ascii="Arial" w:hAnsi="Arial" w:cs="Arial"/>
          <w:color w:val="000000"/>
        </w:rPr>
      </w:pPr>
      <w:r>
        <w:rPr>
          <w:rFonts w:ascii="Arial" w:hAnsi="Arial" w:cs="Arial"/>
          <w:color w:val="000000"/>
        </w:rPr>
        <w:t>服务的格式请参看下节内容，没有在下面列出的服务，请参考</w:t>
      </w:r>
      <w:r>
        <w:rPr>
          <w:rFonts w:ascii="Arial" w:hAnsi="Arial" w:cs="Arial"/>
          <w:color w:val="000000"/>
        </w:rPr>
        <w:t>Ref.1</w:t>
      </w:r>
      <w:r>
        <w:rPr>
          <w:rFonts w:ascii="Arial" w:hAnsi="Arial" w:cs="Arial"/>
          <w:color w:val="000000"/>
        </w:rPr>
        <w:t>。</w:t>
      </w:r>
    </w:p>
    <w:p w:rsidR="00957860" w:rsidRDefault="00AE5F07">
      <w:pPr>
        <w:pStyle w:val="HR3"/>
        <w:numPr>
          <w:ilvl w:val="2"/>
          <w:numId w:val="37"/>
        </w:numPr>
        <w:tabs>
          <w:tab w:val="clear" w:pos="284"/>
        </w:tabs>
        <w:rPr>
          <w:rFonts w:cs="Arial"/>
        </w:rPr>
      </w:pPr>
      <w:bookmarkStart w:id="191" w:name="_Toc329770081"/>
      <w:bookmarkStart w:id="192" w:name="_Toc339285140"/>
      <w:bookmarkStart w:id="193" w:name="_Toc494360589"/>
      <w:bookmarkEnd w:id="154"/>
      <w:bookmarkEnd w:id="155"/>
      <w:bookmarkEnd w:id="156"/>
      <w:r>
        <w:rPr>
          <w:rFonts w:cs="Arial"/>
        </w:rPr>
        <w:t>通过数据标识符写数据</w:t>
      </w:r>
      <w:r>
        <w:rPr>
          <w:rFonts w:cs="Arial"/>
        </w:rPr>
        <w:t>2E</w:t>
      </w:r>
      <w:bookmarkEnd w:id="191"/>
      <w:r>
        <w:rPr>
          <w:rFonts w:cs="Arial"/>
        </w:rPr>
        <w:t>h</w:t>
      </w:r>
      <w:bookmarkEnd w:id="192"/>
      <w:bookmarkEnd w:id="193"/>
    </w:p>
    <w:p w:rsidR="00957860" w:rsidRDefault="00AE5F07">
      <w:pPr>
        <w:pStyle w:val="HR2"/>
        <w:ind w:firstLine="480"/>
        <w:rPr>
          <w:rFonts w:ascii="Arial" w:hAnsi="Arial" w:cs="Arial"/>
          <w:color w:val="000000"/>
        </w:rPr>
      </w:pPr>
      <w:r>
        <w:rPr>
          <w:rFonts w:ascii="Arial" w:hAnsi="Arial" w:cs="Arial"/>
          <w:color w:val="000000"/>
        </w:rPr>
        <w:t>Bootloader</w:t>
      </w:r>
      <w:r>
        <w:rPr>
          <w:rFonts w:ascii="Arial" w:hAnsi="Arial" w:cs="Arial"/>
          <w:color w:val="000000"/>
        </w:rPr>
        <w:t>中的通过数据标识符写数据服务支持数据标识符</w:t>
      </w:r>
      <w:r>
        <w:rPr>
          <w:rFonts w:ascii="Arial" w:hAnsi="Arial" w:cs="Arial"/>
          <w:color w:val="000000"/>
        </w:rPr>
        <w:t xml:space="preserve"> F1h 5Ah—</w:t>
      </w:r>
      <w:r>
        <w:rPr>
          <w:rFonts w:ascii="宋体" w:hAnsi="宋体" w:cs="Arial"/>
          <w:color w:val="000000"/>
        </w:rPr>
        <w:t>“指纹”</w:t>
      </w:r>
      <w:r>
        <w:rPr>
          <w:rFonts w:ascii="Arial" w:hAnsi="Arial" w:cs="Arial"/>
          <w:color w:val="000000"/>
        </w:rPr>
        <w:t>，此数据标识符应该是</w:t>
      </w:r>
      <w:r>
        <w:rPr>
          <w:rFonts w:ascii="Arial" w:hAnsi="Arial" w:cs="Arial" w:hint="eastAsia"/>
          <w:color w:val="000000"/>
        </w:rPr>
        <w:t>不</w:t>
      </w:r>
      <w:r>
        <w:rPr>
          <w:rFonts w:ascii="Arial" w:hAnsi="Arial" w:cs="Arial"/>
          <w:color w:val="000000"/>
        </w:rPr>
        <w:t>可读</w:t>
      </w:r>
      <w:r>
        <w:rPr>
          <w:rFonts w:ascii="Arial" w:hAnsi="Arial" w:cs="Arial" w:hint="eastAsia"/>
          <w:color w:val="000000"/>
        </w:rPr>
        <w:t>只</w:t>
      </w:r>
      <w:r>
        <w:rPr>
          <w:rFonts w:ascii="Arial" w:hAnsi="Arial" w:cs="Arial"/>
          <w:color w:val="000000"/>
        </w:rPr>
        <w:t>可写的（</w:t>
      </w:r>
      <w:r>
        <w:rPr>
          <w:rFonts w:ascii="Arial" w:hAnsi="Arial" w:cs="Arial"/>
          <w:color w:val="000000"/>
        </w:rPr>
        <w:t>W</w:t>
      </w:r>
      <w:r>
        <w:rPr>
          <w:rFonts w:ascii="Arial" w:hAnsi="Arial" w:cs="Arial"/>
          <w:color w:val="000000"/>
        </w:rPr>
        <w:t>）。</w:t>
      </w: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写入数据</w:t>
      </w:r>
      <w:r>
        <w:rPr>
          <w:rFonts w:ascii="Arial" w:hAnsi="Arial" w:cs="Arial"/>
          <w:sz w:val="21"/>
        </w:rPr>
        <w:t>-</w:t>
      </w:r>
      <w:r>
        <w:rPr>
          <w:rFonts w:ascii="宋体" w:hAnsi="宋体" w:cs="Arial"/>
          <w:sz w:val="21"/>
        </w:rPr>
        <w:t>“指纹”</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bookmarkStart w:id="194" w:name="_Hlk328756984"/>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bookmarkEnd w:id="194"/>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WriteDataByIdentifier Request Service ID</w:t>
            </w:r>
          </w:p>
        </w:tc>
        <w:tc>
          <w:tcPr>
            <w:tcW w:w="2370" w:type="dxa"/>
          </w:tcPr>
          <w:p w:rsidR="00957860" w:rsidRDefault="00AE5F07">
            <w:pPr>
              <w:pStyle w:val="GAC0"/>
              <w:jc w:val="center"/>
              <w:rPr>
                <w:rFonts w:cs="Arial"/>
                <w:sz w:val="24"/>
                <w:szCs w:val="24"/>
              </w:rPr>
            </w:pPr>
            <w:r>
              <w:rPr>
                <w:rFonts w:cs="Arial"/>
                <w:sz w:val="24"/>
                <w:szCs w:val="24"/>
              </w:rPr>
              <w:t>2E</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 xml:space="preserve">Fingerprint DID </w:t>
            </w:r>
            <w:r>
              <w:rPr>
                <w:rFonts w:ascii="Arial" w:hAnsi="Arial" w:cs="Arial"/>
                <w:sz w:val="24"/>
              </w:rPr>
              <w:t>（</w:t>
            </w:r>
            <w:r>
              <w:rPr>
                <w:rFonts w:ascii="Arial" w:hAnsi="Arial" w:cs="Arial"/>
                <w:sz w:val="24"/>
              </w:rPr>
              <w:t>HByte</w:t>
            </w:r>
            <w:r>
              <w:rPr>
                <w:rFonts w:ascii="Arial" w:hAnsi="Arial" w:cs="Arial"/>
                <w:sz w:val="24"/>
              </w:rPr>
              <w:t>）</w:t>
            </w:r>
          </w:p>
        </w:tc>
        <w:tc>
          <w:tcPr>
            <w:tcW w:w="2370" w:type="dxa"/>
          </w:tcPr>
          <w:p w:rsidR="00957860" w:rsidRDefault="00AE5F07">
            <w:pPr>
              <w:pStyle w:val="GAC0"/>
              <w:jc w:val="center"/>
              <w:rPr>
                <w:rFonts w:cs="Arial"/>
                <w:sz w:val="24"/>
                <w:szCs w:val="24"/>
              </w:rPr>
            </w:pPr>
            <w:r>
              <w:rPr>
                <w:rFonts w:cs="Arial"/>
                <w:sz w:val="24"/>
                <w:szCs w:val="24"/>
              </w:rPr>
              <w:t>F1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w:t>
            </w:r>
          </w:p>
        </w:tc>
        <w:tc>
          <w:tcPr>
            <w:tcW w:w="5579" w:type="dxa"/>
          </w:tcPr>
          <w:p w:rsidR="00957860" w:rsidRDefault="00AE5F07">
            <w:pPr>
              <w:rPr>
                <w:rFonts w:ascii="Arial" w:hAnsi="Arial" w:cs="Arial"/>
                <w:sz w:val="24"/>
              </w:rPr>
            </w:pPr>
            <w:r>
              <w:rPr>
                <w:rFonts w:ascii="Arial" w:hAnsi="Arial" w:cs="Arial"/>
                <w:sz w:val="24"/>
              </w:rPr>
              <w:t xml:space="preserve">Fingerprint DID </w:t>
            </w:r>
            <w:r>
              <w:rPr>
                <w:rFonts w:ascii="Arial" w:hAnsi="Arial" w:cs="Arial"/>
                <w:sz w:val="24"/>
              </w:rPr>
              <w:t>（</w:t>
            </w:r>
            <w:r>
              <w:rPr>
                <w:rFonts w:ascii="Arial" w:hAnsi="Arial" w:cs="Arial"/>
                <w:sz w:val="24"/>
              </w:rPr>
              <w:t>LByte</w:t>
            </w:r>
            <w:r>
              <w:rPr>
                <w:rFonts w:ascii="Arial" w:hAnsi="Arial" w:cs="Arial"/>
                <w:sz w:val="24"/>
              </w:rPr>
              <w:t>）</w:t>
            </w:r>
          </w:p>
        </w:tc>
        <w:tc>
          <w:tcPr>
            <w:tcW w:w="2370" w:type="dxa"/>
          </w:tcPr>
          <w:p w:rsidR="00957860" w:rsidRDefault="00AE5F07">
            <w:pPr>
              <w:pStyle w:val="GAC0"/>
              <w:jc w:val="center"/>
              <w:rPr>
                <w:rFonts w:cs="Arial"/>
                <w:sz w:val="24"/>
                <w:szCs w:val="24"/>
              </w:rPr>
            </w:pPr>
            <w:r>
              <w:rPr>
                <w:rFonts w:cs="Arial"/>
                <w:sz w:val="24"/>
                <w:szCs w:val="24"/>
              </w:rPr>
              <w:t>5A</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#3</w:t>
            </w:r>
          </w:p>
        </w:tc>
        <w:tc>
          <w:tcPr>
            <w:tcW w:w="5579" w:type="dxa"/>
          </w:tcPr>
          <w:p w:rsidR="00957860" w:rsidRDefault="00AE5F07">
            <w:pPr>
              <w:rPr>
                <w:rFonts w:ascii="Arial" w:hAnsi="Arial" w:cs="Arial"/>
                <w:sz w:val="24"/>
              </w:rPr>
            </w:pPr>
            <w:r>
              <w:rPr>
                <w:rFonts w:ascii="Arial" w:hAnsi="Arial" w:cs="Arial"/>
                <w:sz w:val="24"/>
              </w:rPr>
              <w:t xml:space="preserve">programmingDate YY </w:t>
            </w:r>
            <w:r>
              <w:rPr>
                <w:rFonts w:ascii="Arial" w:hAnsi="Arial" w:cs="Arial"/>
                <w:sz w:val="24"/>
              </w:rPr>
              <w:t>（</w:t>
            </w:r>
            <w:r>
              <w:rPr>
                <w:rFonts w:ascii="Arial" w:hAnsi="Arial" w:cs="Arial"/>
                <w:sz w:val="24"/>
              </w:rPr>
              <w:t>byte 0, 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cs="Arial"/>
                <w:sz w:val="24"/>
                <w:szCs w:val="24"/>
              </w:rPr>
              <w:t>00-99</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lastRenderedPageBreak/>
              <w:t>#4</w:t>
            </w:r>
          </w:p>
        </w:tc>
        <w:tc>
          <w:tcPr>
            <w:tcW w:w="5579" w:type="dxa"/>
          </w:tcPr>
          <w:p w:rsidR="00957860" w:rsidRDefault="00AE5F07">
            <w:pPr>
              <w:rPr>
                <w:rFonts w:ascii="Arial" w:hAnsi="Arial" w:cs="Arial"/>
                <w:sz w:val="24"/>
              </w:rPr>
            </w:pPr>
            <w:r>
              <w:rPr>
                <w:rFonts w:ascii="Arial" w:hAnsi="Arial" w:cs="Arial"/>
                <w:sz w:val="24"/>
              </w:rPr>
              <w:t xml:space="preserve">programmingDate MM </w:t>
            </w:r>
            <w:r>
              <w:rPr>
                <w:rFonts w:ascii="Arial" w:hAnsi="Arial" w:cs="Arial"/>
                <w:sz w:val="24"/>
              </w:rPr>
              <w:t>（</w:t>
            </w:r>
            <w:r>
              <w:rPr>
                <w:rFonts w:ascii="Arial" w:hAnsi="Arial" w:cs="Arial"/>
                <w:sz w:val="24"/>
              </w:rPr>
              <w:t>byte1, 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cs="Arial"/>
                <w:sz w:val="24"/>
                <w:szCs w:val="24"/>
              </w:rPr>
              <w:t>00-12</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#5</w:t>
            </w:r>
          </w:p>
        </w:tc>
        <w:tc>
          <w:tcPr>
            <w:tcW w:w="5579" w:type="dxa"/>
          </w:tcPr>
          <w:p w:rsidR="00957860" w:rsidRDefault="00AE5F07">
            <w:pPr>
              <w:rPr>
                <w:rFonts w:ascii="Arial" w:hAnsi="Arial" w:cs="Arial"/>
                <w:sz w:val="24"/>
              </w:rPr>
            </w:pPr>
            <w:r>
              <w:rPr>
                <w:rFonts w:ascii="Arial" w:hAnsi="Arial" w:cs="Arial"/>
                <w:sz w:val="24"/>
              </w:rPr>
              <w:t xml:space="preserve">programmingDate DD </w:t>
            </w:r>
            <w:r>
              <w:rPr>
                <w:rFonts w:ascii="Arial" w:hAnsi="Arial" w:cs="Arial"/>
                <w:sz w:val="24"/>
              </w:rPr>
              <w:t>（</w:t>
            </w:r>
            <w:r>
              <w:rPr>
                <w:rFonts w:ascii="Arial" w:hAnsi="Arial" w:cs="Arial"/>
                <w:sz w:val="24"/>
              </w:rPr>
              <w:t>byte 2, 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cs="Arial"/>
                <w:sz w:val="24"/>
                <w:szCs w:val="24"/>
              </w:rPr>
              <w:t>00-31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#6~</w:t>
            </w:r>
            <w:r>
              <w:rPr>
                <w:rFonts w:ascii="Arial" w:eastAsia="PMingLiU" w:hAnsi="Arial" w:cs="Arial"/>
                <w:sz w:val="24"/>
                <w:lang w:eastAsia="zh-TW"/>
              </w:rPr>
              <w:t>#11</w:t>
            </w:r>
          </w:p>
        </w:tc>
        <w:tc>
          <w:tcPr>
            <w:tcW w:w="5579" w:type="dxa"/>
          </w:tcPr>
          <w:p w:rsidR="00957860" w:rsidRDefault="00AE5F07">
            <w:pPr>
              <w:rPr>
                <w:rFonts w:ascii="Arial" w:hAnsi="Arial" w:cs="Arial"/>
                <w:sz w:val="24"/>
              </w:rPr>
            </w:pPr>
            <w:r>
              <w:rPr>
                <w:rFonts w:ascii="Arial" w:hAnsi="Arial" w:cs="Arial"/>
                <w:sz w:val="24"/>
              </w:rPr>
              <w:t>testerSerialNumber</w:t>
            </w:r>
          </w:p>
        </w:tc>
        <w:tc>
          <w:tcPr>
            <w:tcW w:w="2370" w:type="dxa"/>
          </w:tcPr>
          <w:p w:rsidR="00957860" w:rsidRDefault="00AE5F07">
            <w:pPr>
              <w:pStyle w:val="GAC0"/>
              <w:jc w:val="center"/>
              <w:rPr>
                <w:rFonts w:cs="Arial"/>
                <w:sz w:val="24"/>
                <w:szCs w:val="24"/>
              </w:rPr>
            </w:pPr>
            <w:r>
              <w:rPr>
                <w:rFonts w:cs="Arial"/>
                <w:sz w:val="24"/>
                <w:szCs w:val="24"/>
              </w:rPr>
              <w:t>00-FF</w:t>
            </w:r>
          </w:p>
        </w:tc>
      </w:tr>
    </w:tbl>
    <w:p w:rsidR="00957860" w:rsidRDefault="00AE5F07">
      <w:pPr>
        <w:pStyle w:val="HR3"/>
        <w:numPr>
          <w:ilvl w:val="2"/>
          <w:numId w:val="37"/>
        </w:numPr>
        <w:tabs>
          <w:tab w:val="clear" w:pos="284"/>
        </w:tabs>
        <w:rPr>
          <w:rFonts w:cs="Arial"/>
        </w:rPr>
      </w:pPr>
      <w:bookmarkStart w:id="195" w:name="OLE_LINK105"/>
      <w:bookmarkStart w:id="196" w:name="OLE_LINK106"/>
      <w:bookmarkStart w:id="197" w:name="_Toc329770082"/>
      <w:bookmarkStart w:id="198" w:name="_Toc339285141"/>
      <w:bookmarkStart w:id="199" w:name="_Toc494360590"/>
      <w:bookmarkStart w:id="200" w:name="_Toc241393461"/>
      <w:bookmarkStart w:id="201" w:name="_Toc229976166"/>
      <w:r>
        <w:rPr>
          <w:rFonts w:cs="Arial"/>
        </w:rPr>
        <w:t>通过标识符</w:t>
      </w:r>
      <w:bookmarkEnd w:id="195"/>
      <w:bookmarkEnd w:id="196"/>
      <w:r>
        <w:rPr>
          <w:rFonts w:cs="Arial"/>
        </w:rPr>
        <w:t>读数据</w:t>
      </w:r>
      <w:r>
        <w:rPr>
          <w:rFonts w:cs="Arial"/>
        </w:rPr>
        <w:t>22</w:t>
      </w:r>
      <w:bookmarkEnd w:id="197"/>
      <w:r>
        <w:rPr>
          <w:rFonts w:cs="Arial"/>
        </w:rPr>
        <w:t>h</w:t>
      </w:r>
      <w:bookmarkEnd w:id="198"/>
      <w:bookmarkEnd w:id="199"/>
    </w:p>
    <w:p w:rsidR="00957860" w:rsidRDefault="00AE5F07">
      <w:pPr>
        <w:pStyle w:val="HR2"/>
        <w:ind w:firstLine="480"/>
        <w:rPr>
          <w:rFonts w:ascii="Arial" w:hAnsi="Arial" w:cs="Arial"/>
          <w:color w:val="000000"/>
        </w:rPr>
      </w:pPr>
      <w:r>
        <w:rPr>
          <w:rFonts w:ascii="Arial" w:hAnsi="Arial" w:cs="Arial"/>
          <w:color w:val="000000"/>
        </w:rPr>
        <w:t>应用程序中的通过标识符读数据服务支持数据标识符</w:t>
      </w:r>
      <w:r>
        <w:rPr>
          <w:rFonts w:ascii="Arial" w:hAnsi="Arial" w:cs="Arial"/>
          <w:color w:val="000000"/>
        </w:rPr>
        <w:t>F1h 5Bh—</w:t>
      </w:r>
      <w:r>
        <w:rPr>
          <w:rFonts w:ascii="宋体" w:hAnsi="宋体" w:cs="Arial"/>
          <w:color w:val="000000"/>
        </w:rPr>
        <w:t>“指纹”</w:t>
      </w:r>
      <w:r>
        <w:rPr>
          <w:rFonts w:ascii="Arial" w:hAnsi="Arial" w:cs="Arial"/>
          <w:color w:val="000000"/>
        </w:rPr>
        <w:t>，通过此服务可以追踪</w:t>
      </w:r>
      <w:r>
        <w:rPr>
          <w:rFonts w:ascii="Arial" w:hAnsi="Arial" w:cs="Arial"/>
          <w:color w:val="000000"/>
        </w:rPr>
        <w:t>ECU</w:t>
      </w:r>
      <w:r>
        <w:rPr>
          <w:rFonts w:ascii="Arial" w:hAnsi="Arial" w:cs="Arial"/>
          <w:color w:val="000000"/>
        </w:rPr>
        <w:t>每个逻辑块的指纹信息，其遵循表</w:t>
      </w:r>
      <w:r>
        <w:rPr>
          <w:rFonts w:ascii="Arial" w:hAnsi="Arial" w:cs="Arial"/>
          <w:color w:val="000000"/>
        </w:rPr>
        <w:t>5</w:t>
      </w:r>
      <w:r>
        <w:rPr>
          <w:rFonts w:ascii="Arial" w:hAnsi="Arial" w:cs="Arial"/>
          <w:color w:val="000000"/>
        </w:rPr>
        <w:t>所示的格式：</w:t>
      </w: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读</w:t>
      </w:r>
      <w:r>
        <w:rPr>
          <w:rFonts w:ascii="宋体" w:hAnsi="宋体" w:cs="Arial"/>
          <w:sz w:val="21"/>
        </w:rPr>
        <w:t>“指纹”</w:t>
      </w:r>
      <w:r>
        <w:rPr>
          <w:rFonts w:ascii="Arial" w:hAnsi="Arial" w:cs="Arial"/>
          <w:sz w:val="21"/>
        </w:rPr>
        <w:t>数据服务肯定响应格式</w:t>
      </w:r>
    </w:p>
    <w:tbl>
      <w:tblPr>
        <w:tblW w:w="923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w:t>
            </w:r>
            <w:r>
              <w:rPr>
                <w:rFonts w:ascii="Arial" w:eastAsia="PMingLiU" w:hAnsi="Arial" w:cs="Arial"/>
                <w:b/>
                <w:lang w:eastAsia="zh-TW"/>
              </w:rPr>
              <w:t>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eastAsia="PMingLiU" w:hAnsi="Arial" w:cs="Arial"/>
                <w:b/>
                <w:lang w:eastAsia="zh-TW"/>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#0</w:t>
            </w:r>
          </w:p>
        </w:tc>
        <w:tc>
          <w:tcPr>
            <w:tcW w:w="5579" w:type="dxa"/>
          </w:tcPr>
          <w:p w:rsidR="00957860" w:rsidRDefault="00AE5F07">
            <w:pPr>
              <w:rPr>
                <w:rFonts w:ascii="Arial" w:hAnsi="Arial" w:cs="Arial"/>
                <w:sz w:val="24"/>
              </w:rPr>
            </w:pPr>
            <w:r>
              <w:rPr>
                <w:rFonts w:ascii="Arial" w:eastAsia="PMingLiU" w:hAnsi="Arial" w:cs="Arial"/>
                <w:sz w:val="24"/>
                <w:lang w:eastAsia="zh-TW"/>
              </w:rPr>
              <w:t>ReadDataByIdentifier Request Service ID</w:t>
            </w:r>
          </w:p>
        </w:tc>
        <w:tc>
          <w:tcPr>
            <w:tcW w:w="2370" w:type="dxa"/>
          </w:tcPr>
          <w:p w:rsidR="00957860" w:rsidRDefault="00AE5F07">
            <w:pPr>
              <w:pStyle w:val="GAC0"/>
              <w:jc w:val="center"/>
              <w:rPr>
                <w:rFonts w:cs="Arial"/>
                <w:sz w:val="24"/>
                <w:szCs w:val="24"/>
              </w:rPr>
            </w:pPr>
            <w:r>
              <w:rPr>
                <w:rFonts w:eastAsia="PMingLiU" w:cs="Arial"/>
                <w:sz w:val="24"/>
                <w:szCs w:val="24"/>
                <w:lang w:eastAsia="zh-TW"/>
              </w:rPr>
              <w:t>62</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w:t>
            </w:r>
          </w:p>
        </w:tc>
        <w:tc>
          <w:tcPr>
            <w:tcW w:w="5579" w:type="dxa"/>
          </w:tcPr>
          <w:p w:rsidR="00957860" w:rsidRDefault="00AE5F07">
            <w:pPr>
              <w:rPr>
                <w:rFonts w:ascii="Arial" w:hAnsi="Arial" w:cs="Arial"/>
                <w:sz w:val="24"/>
              </w:rPr>
            </w:pPr>
            <w:r>
              <w:rPr>
                <w:rFonts w:ascii="Arial" w:hAnsi="Arial" w:cs="Arial"/>
                <w:sz w:val="24"/>
              </w:rPr>
              <w:t>f</w:t>
            </w:r>
            <w:r>
              <w:rPr>
                <w:rFonts w:ascii="Arial" w:eastAsia="PMingLiU" w:hAnsi="Arial" w:cs="Arial"/>
                <w:sz w:val="24"/>
                <w:lang w:eastAsia="zh-TW"/>
              </w:rPr>
              <w:t>ingerprint DID</w:t>
            </w:r>
            <w:r>
              <w:rPr>
                <w:rFonts w:ascii="Arial" w:hAnsi="Arial" w:cs="Arial"/>
                <w:sz w:val="24"/>
              </w:rPr>
              <w:t>（</w:t>
            </w:r>
            <w:r>
              <w:rPr>
                <w:rFonts w:ascii="Arial" w:hAnsi="Arial" w:cs="Arial"/>
                <w:sz w:val="24"/>
              </w:rPr>
              <w:t>HByte</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F1</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#2</w:t>
            </w:r>
          </w:p>
        </w:tc>
        <w:tc>
          <w:tcPr>
            <w:tcW w:w="5579" w:type="dxa"/>
          </w:tcPr>
          <w:p w:rsidR="00957860" w:rsidRDefault="00AE5F07">
            <w:pPr>
              <w:rPr>
                <w:rFonts w:ascii="Arial" w:hAnsi="Arial" w:cs="Arial"/>
                <w:sz w:val="24"/>
              </w:rPr>
            </w:pPr>
            <w:r>
              <w:rPr>
                <w:rFonts w:ascii="Arial" w:hAnsi="Arial" w:cs="Arial"/>
                <w:sz w:val="24"/>
              </w:rPr>
              <w:t>f</w:t>
            </w:r>
            <w:r>
              <w:rPr>
                <w:rFonts w:ascii="Arial" w:eastAsia="PMingLiU" w:hAnsi="Arial" w:cs="Arial"/>
                <w:sz w:val="24"/>
                <w:lang w:eastAsia="zh-TW"/>
              </w:rPr>
              <w:t>ingerprint DID</w:t>
            </w:r>
            <w:r>
              <w:rPr>
                <w:rFonts w:ascii="Arial" w:hAnsi="Arial" w:cs="Arial"/>
                <w:sz w:val="24"/>
              </w:rPr>
              <w:t>（</w:t>
            </w:r>
            <w:r>
              <w:rPr>
                <w:rFonts w:ascii="Arial" w:hAnsi="Arial" w:cs="Arial"/>
                <w:sz w:val="24"/>
              </w:rPr>
              <w:t>LByte</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5B</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#3</w:t>
            </w:r>
          </w:p>
        </w:tc>
        <w:tc>
          <w:tcPr>
            <w:tcW w:w="5579" w:type="dxa"/>
          </w:tcPr>
          <w:p w:rsidR="00957860" w:rsidRDefault="00AE5F07">
            <w:pPr>
              <w:rPr>
                <w:rFonts w:ascii="Arial" w:hAnsi="Arial" w:cs="Arial"/>
                <w:sz w:val="24"/>
              </w:rPr>
            </w:pPr>
            <w:r>
              <w:rPr>
                <w:rFonts w:ascii="Arial" w:hAnsi="Arial" w:cs="Arial"/>
                <w:sz w:val="24"/>
              </w:rPr>
              <w:t>b</w:t>
            </w:r>
            <w:r>
              <w:rPr>
                <w:rFonts w:ascii="Arial" w:eastAsia="PMingLiU" w:hAnsi="Arial" w:cs="Arial"/>
                <w:sz w:val="24"/>
                <w:lang w:eastAsia="zh-TW"/>
              </w:rPr>
              <w:t>lockID 0</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#4</w:t>
            </w:r>
          </w:p>
        </w:tc>
        <w:tc>
          <w:tcPr>
            <w:tcW w:w="5579" w:type="dxa"/>
          </w:tcPr>
          <w:p w:rsidR="00957860" w:rsidRDefault="00AE5F07">
            <w:pPr>
              <w:rPr>
                <w:rFonts w:ascii="Arial" w:hAnsi="Arial" w:cs="Arial"/>
                <w:sz w:val="24"/>
              </w:rPr>
            </w:pPr>
            <w:r>
              <w:rPr>
                <w:rFonts w:ascii="Arial" w:eastAsia="PMingLiU" w:hAnsi="Arial" w:cs="Arial"/>
                <w:sz w:val="24"/>
                <w:lang w:eastAsia="zh-TW"/>
              </w:rPr>
              <w:t>programmingDate</w:t>
            </w:r>
            <w:r>
              <w:rPr>
                <w:rFonts w:ascii="Arial" w:hAnsi="Arial" w:cs="Arial"/>
                <w:sz w:val="24"/>
              </w:rPr>
              <w:t xml:space="preserve">Year </w:t>
            </w:r>
            <w:r>
              <w:rPr>
                <w:rFonts w:ascii="Arial" w:hAnsi="Arial" w:cs="Arial"/>
                <w:sz w:val="24"/>
              </w:rPr>
              <w:t>（</w:t>
            </w:r>
            <w:r>
              <w:rPr>
                <w:rFonts w:ascii="Arial" w:hAnsi="Arial" w:cs="Arial"/>
                <w:sz w:val="24"/>
              </w:rPr>
              <w:t>HByte,</w:t>
            </w:r>
            <w:r>
              <w:rPr>
                <w:rFonts w:ascii="Arial" w:eastAsia="PMingLiU" w:hAnsi="Arial" w:cs="Arial"/>
                <w:sz w:val="24"/>
                <w:lang w:eastAsia="zh-TW"/>
              </w:rPr>
              <w:t>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00-99</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#5</w:t>
            </w:r>
          </w:p>
        </w:tc>
        <w:tc>
          <w:tcPr>
            <w:tcW w:w="5579" w:type="dxa"/>
          </w:tcPr>
          <w:p w:rsidR="00957860" w:rsidRDefault="00AE5F07">
            <w:pPr>
              <w:rPr>
                <w:rFonts w:ascii="Arial" w:hAnsi="Arial" w:cs="Arial"/>
                <w:sz w:val="24"/>
              </w:rPr>
            </w:pPr>
            <w:r>
              <w:rPr>
                <w:rFonts w:ascii="Arial" w:eastAsia="PMingLiU" w:hAnsi="Arial" w:cs="Arial"/>
                <w:sz w:val="24"/>
                <w:lang w:eastAsia="zh-TW"/>
              </w:rPr>
              <w:t>programmingDate M</w:t>
            </w:r>
            <w:r>
              <w:rPr>
                <w:rFonts w:ascii="Arial" w:hAnsi="Arial" w:cs="Arial"/>
                <w:sz w:val="24"/>
              </w:rPr>
              <w:t>onth</w:t>
            </w:r>
            <w:r>
              <w:rPr>
                <w:rFonts w:ascii="Arial" w:hAnsi="Arial" w:cs="Arial"/>
                <w:sz w:val="24"/>
              </w:rPr>
              <w:t>（</w:t>
            </w:r>
            <w:r>
              <w:rPr>
                <w:rFonts w:ascii="Arial" w:hAnsi="Arial" w:cs="Arial"/>
                <w:sz w:val="24"/>
              </w:rPr>
              <w:t>MByte,</w:t>
            </w:r>
            <w:r>
              <w:rPr>
                <w:rFonts w:ascii="Arial" w:eastAsia="PMingLiU" w:hAnsi="Arial" w:cs="Arial"/>
                <w:sz w:val="24"/>
                <w:lang w:eastAsia="zh-TW"/>
              </w:rPr>
              <w:t>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00-12</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#6</w:t>
            </w:r>
          </w:p>
        </w:tc>
        <w:tc>
          <w:tcPr>
            <w:tcW w:w="5579" w:type="dxa"/>
          </w:tcPr>
          <w:p w:rsidR="00957860" w:rsidRDefault="00AE5F07">
            <w:pPr>
              <w:rPr>
                <w:rFonts w:ascii="Arial" w:hAnsi="Arial" w:cs="Arial"/>
                <w:sz w:val="24"/>
              </w:rPr>
            </w:pPr>
            <w:r>
              <w:rPr>
                <w:rFonts w:ascii="Arial" w:eastAsia="PMingLiU" w:hAnsi="Arial" w:cs="Arial"/>
                <w:sz w:val="24"/>
                <w:lang w:eastAsia="zh-TW"/>
              </w:rPr>
              <w:t xml:space="preserve">programmingDate Date </w:t>
            </w:r>
            <w:r>
              <w:rPr>
                <w:rFonts w:ascii="Arial" w:hAnsi="Arial" w:cs="Arial"/>
                <w:sz w:val="24"/>
              </w:rPr>
              <w:t>（</w:t>
            </w:r>
            <w:r>
              <w:rPr>
                <w:rFonts w:ascii="Arial" w:hAnsi="Arial" w:cs="Arial"/>
                <w:sz w:val="24"/>
              </w:rPr>
              <w:t>LByte,</w:t>
            </w:r>
            <w:r>
              <w:rPr>
                <w:rFonts w:ascii="Arial" w:eastAsia="PMingLiU" w:hAnsi="Arial" w:cs="Arial"/>
                <w:sz w:val="24"/>
                <w:lang w:eastAsia="zh-TW"/>
              </w:rPr>
              <w:t xml:space="preserve"> 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00-31</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#7-1</w:t>
            </w:r>
            <w:r>
              <w:rPr>
                <w:rFonts w:ascii="Arial" w:hAnsi="Arial" w:cs="Arial"/>
                <w:sz w:val="24"/>
              </w:rPr>
              <w:t>2</w:t>
            </w:r>
          </w:p>
        </w:tc>
        <w:tc>
          <w:tcPr>
            <w:tcW w:w="5579" w:type="dxa"/>
          </w:tcPr>
          <w:p w:rsidR="00957860" w:rsidRDefault="00AE5F07">
            <w:pPr>
              <w:rPr>
                <w:rFonts w:ascii="Arial" w:hAnsi="Arial" w:cs="Arial"/>
                <w:sz w:val="24"/>
              </w:rPr>
            </w:pPr>
            <w:r>
              <w:rPr>
                <w:rFonts w:ascii="Arial" w:eastAsia="PMingLiU" w:hAnsi="Arial" w:cs="Arial"/>
                <w:sz w:val="24"/>
                <w:lang w:eastAsia="zh-TW"/>
              </w:rPr>
              <w:t>testerSerialNumber</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#13</w:t>
            </w:r>
          </w:p>
        </w:tc>
        <w:tc>
          <w:tcPr>
            <w:tcW w:w="5579" w:type="dxa"/>
          </w:tcPr>
          <w:p w:rsidR="00957860" w:rsidRDefault="00AE5F07">
            <w:pPr>
              <w:rPr>
                <w:rFonts w:ascii="Arial" w:hAnsi="Arial" w:cs="Arial"/>
                <w:sz w:val="24"/>
              </w:rPr>
            </w:pPr>
            <w:r>
              <w:rPr>
                <w:rFonts w:ascii="Arial" w:hAnsi="Arial" w:cs="Arial"/>
                <w:sz w:val="24"/>
              </w:rPr>
              <w:t>b</w:t>
            </w:r>
            <w:r>
              <w:rPr>
                <w:rFonts w:ascii="Arial" w:eastAsia="PMingLiU" w:hAnsi="Arial" w:cs="Arial"/>
                <w:sz w:val="24"/>
                <w:lang w:eastAsia="zh-TW"/>
              </w:rPr>
              <w:t>lockID 1</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#14</w:t>
            </w:r>
          </w:p>
        </w:tc>
        <w:tc>
          <w:tcPr>
            <w:tcW w:w="5579" w:type="dxa"/>
          </w:tcPr>
          <w:p w:rsidR="00957860" w:rsidRDefault="00AE5F07">
            <w:pPr>
              <w:rPr>
                <w:rFonts w:ascii="Arial" w:hAnsi="Arial" w:cs="Arial"/>
                <w:sz w:val="24"/>
              </w:rPr>
            </w:pPr>
            <w:r>
              <w:rPr>
                <w:rFonts w:ascii="Arial" w:eastAsia="PMingLiU" w:hAnsi="Arial" w:cs="Arial"/>
                <w:sz w:val="24"/>
                <w:lang w:eastAsia="zh-TW"/>
              </w:rPr>
              <w:t>programmingDate</w:t>
            </w:r>
            <w:r>
              <w:rPr>
                <w:rFonts w:ascii="Arial" w:hAnsi="Arial" w:cs="Arial"/>
                <w:sz w:val="24"/>
              </w:rPr>
              <w:t xml:space="preserve">Year </w:t>
            </w:r>
            <w:r>
              <w:rPr>
                <w:rFonts w:ascii="Arial" w:hAnsi="Arial" w:cs="Arial"/>
                <w:sz w:val="24"/>
              </w:rPr>
              <w:t>（</w:t>
            </w:r>
            <w:r>
              <w:rPr>
                <w:rFonts w:ascii="Arial" w:hAnsi="Arial" w:cs="Arial"/>
                <w:sz w:val="24"/>
              </w:rPr>
              <w:t>HByte,</w:t>
            </w:r>
            <w:r>
              <w:rPr>
                <w:rFonts w:ascii="Arial" w:eastAsia="PMingLiU" w:hAnsi="Arial" w:cs="Arial"/>
                <w:sz w:val="24"/>
                <w:lang w:eastAsia="zh-TW"/>
              </w:rPr>
              <w:t>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00-99</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#15</w:t>
            </w:r>
          </w:p>
        </w:tc>
        <w:tc>
          <w:tcPr>
            <w:tcW w:w="5579" w:type="dxa"/>
          </w:tcPr>
          <w:p w:rsidR="00957860" w:rsidRDefault="00AE5F07">
            <w:pPr>
              <w:rPr>
                <w:rFonts w:ascii="Arial" w:hAnsi="Arial" w:cs="Arial"/>
                <w:sz w:val="24"/>
              </w:rPr>
            </w:pPr>
            <w:r>
              <w:rPr>
                <w:rFonts w:ascii="Arial" w:eastAsia="PMingLiU" w:hAnsi="Arial" w:cs="Arial"/>
                <w:sz w:val="24"/>
                <w:lang w:eastAsia="zh-TW"/>
              </w:rPr>
              <w:t>programmingDate M</w:t>
            </w:r>
            <w:r>
              <w:rPr>
                <w:rFonts w:ascii="Arial" w:hAnsi="Arial" w:cs="Arial"/>
                <w:sz w:val="24"/>
              </w:rPr>
              <w:t>onth</w:t>
            </w:r>
            <w:r>
              <w:rPr>
                <w:rFonts w:ascii="Arial" w:hAnsi="Arial" w:cs="Arial"/>
                <w:sz w:val="24"/>
              </w:rPr>
              <w:t>（</w:t>
            </w:r>
            <w:r>
              <w:rPr>
                <w:rFonts w:ascii="Arial" w:hAnsi="Arial" w:cs="Arial"/>
                <w:sz w:val="24"/>
              </w:rPr>
              <w:t>MByte,</w:t>
            </w:r>
            <w:r>
              <w:rPr>
                <w:rFonts w:ascii="Arial" w:eastAsia="PMingLiU" w:hAnsi="Arial" w:cs="Arial"/>
                <w:sz w:val="24"/>
                <w:lang w:eastAsia="zh-TW"/>
              </w:rPr>
              <w:t>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00-12</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#16</w:t>
            </w:r>
          </w:p>
        </w:tc>
        <w:tc>
          <w:tcPr>
            <w:tcW w:w="5579" w:type="dxa"/>
          </w:tcPr>
          <w:p w:rsidR="00957860" w:rsidRDefault="00AE5F07">
            <w:pPr>
              <w:rPr>
                <w:rFonts w:ascii="Arial" w:hAnsi="Arial" w:cs="Arial"/>
                <w:sz w:val="24"/>
              </w:rPr>
            </w:pPr>
            <w:r>
              <w:rPr>
                <w:rFonts w:ascii="Arial" w:eastAsia="PMingLiU" w:hAnsi="Arial" w:cs="Arial"/>
                <w:sz w:val="24"/>
                <w:lang w:eastAsia="zh-TW"/>
              </w:rPr>
              <w:t xml:space="preserve">programmingDate Date </w:t>
            </w:r>
            <w:r>
              <w:rPr>
                <w:rFonts w:ascii="Arial" w:hAnsi="Arial" w:cs="Arial"/>
                <w:sz w:val="24"/>
              </w:rPr>
              <w:t>（</w:t>
            </w:r>
            <w:r>
              <w:rPr>
                <w:rFonts w:ascii="Arial" w:hAnsi="Arial" w:cs="Arial"/>
                <w:sz w:val="24"/>
              </w:rPr>
              <w:t>LByte,</w:t>
            </w:r>
            <w:r>
              <w:rPr>
                <w:rFonts w:ascii="Arial" w:eastAsia="PMingLiU" w:hAnsi="Arial" w:cs="Arial"/>
                <w:sz w:val="24"/>
                <w:lang w:eastAsia="zh-TW"/>
              </w:rPr>
              <w:t xml:space="preserve"> BCD-coded</w:t>
            </w:r>
            <w:r>
              <w:rPr>
                <w:rFonts w:ascii="Arial" w:hAnsi="Arial" w:cs="Arial"/>
                <w:sz w:val="24"/>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00-31</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#17-2</w:t>
            </w:r>
            <w:r>
              <w:rPr>
                <w:rFonts w:ascii="Arial" w:hAnsi="Arial" w:cs="Arial"/>
                <w:sz w:val="24"/>
              </w:rPr>
              <w:t>2</w:t>
            </w:r>
          </w:p>
        </w:tc>
        <w:tc>
          <w:tcPr>
            <w:tcW w:w="5579" w:type="dxa"/>
          </w:tcPr>
          <w:p w:rsidR="00957860" w:rsidRDefault="00AE5F07">
            <w:pPr>
              <w:rPr>
                <w:rFonts w:ascii="Arial" w:hAnsi="Arial" w:cs="Arial"/>
                <w:sz w:val="24"/>
              </w:rPr>
            </w:pPr>
            <w:r>
              <w:rPr>
                <w:rFonts w:ascii="Arial" w:eastAsia="PMingLiU" w:hAnsi="Arial" w:cs="Arial"/>
                <w:sz w:val="24"/>
                <w:lang w:eastAsia="zh-TW"/>
              </w:rPr>
              <w:t>testerSerialNumber</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#23</w:t>
            </w:r>
          </w:p>
        </w:tc>
        <w:tc>
          <w:tcPr>
            <w:tcW w:w="5579" w:type="dxa"/>
          </w:tcPr>
          <w:p w:rsidR="00957860" w:rsidRDefault="00AE5F07">
            <w:pPr>
              <w:rPr>
                <w:rFonts w:ascii="Arial" w:hAnsi="Arial" w:cs="Arial"/>
                <w:sz w:val="24"/>
              </w:rPr>
            </w:pPr>
            <w:r>
              <w:rPr>
                <w:rFonts w:ascii="Arial" w:eastAsia="PMingLiU" w:hAnsi="Arial" w:cs="Arial"/>
                <w:sz w:val="24"/>
                <w:lang w:eastAsia="zh-TW"/>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#2+N*10</w:t>
            </w:r>
          </w:p>
        </w:tc>
        <w:tc>
          <w:tcPr>
            <w:tcW w:w="5579" w:type="dxa"/>
          </w:tcPr>
          <w:p w:rsidR="00957860" w:rsidRDefault="00AE5F07">
            <w:pPr>
              <w:rPr>
                <w:rFonts w:ascii="Arial" w:hAnsi="Arial" w:cs="Arial"/>
                <w:sz w:val="24"/>
              </w:rPr>
            </w:pPr>
            <w:r>
              <w:rPr>
                <w:rFonts w:ascii="Arial" w:eastAsia="PMingLiU" w:hAnsi="Arial" w:cs="Arial"/>
                <w:sz w:val="24"/>
                <w:lang w:eastAsia="zh-TW"/>
              </w:rPr>
              <w:t>testerSerialNumber</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#3+N*10</w:t>
            </w:r>
          </w:p>
        </w:tc>
        <w:tc>
          <w:tcPr>
            <w:tcW w:w="5579" w:type="dxa"/>
          </w:tcPr>
          <w:p w:rsidR="00957860" w:rsidRDefault="00AE5F07">
            <w:pPr>
              <w:rPr>
                <w:rFonts w:ascii="Arial" w:hAnsi="Arial" w:cs="Arial"/>
                <w:sz w:val="24"/>
              </w:rPr>
            </w:pPr>
            <w:r>
              <w:rPr>
                <w:rFonts w:ascii="Arial" w:hAnsi="Arial" w:cs="Arial"/>
                <w:sz w:val="24"/>
              </w:rPr>
              <w:t>b</w:t>
            </w:r>
            <w:r>
              <w:rPr>
                <w:rFonts w:ascii="Arial" w:eastAsia="PMingLiU" w:hAnsi="Arial" w:cs="Arial"/>
                <w:sz w:val="24"/>
                <w:lang w:eastAsia="zh-TW"/>
              </w:rPr>
              <w:t>lockID N-1</w:t>
            </w:r>
          </w:p>
        </w:tc>
        <w:tc>
          <w:tcPr>
            <w:tcW w:w="2370" w:type="dxa"/>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1288" w:type="dxa"/>
          </w:tcPr>
          <w:p w:rsidR="00957860" w:rsidRDefault="00AE5F07">
            <w:pPr>
              <w:jc w:val="center"/>
              <w:rPr>
                <w:rFonts w:ascii="Arial" w:hAnsi="Arial" w:cs="Arial"/>
                <w:sz w:val="24"/>
              </w:rPr>
            </w:pPr>
            <w:r>
              <w:rPr>
                <w:rFonts w:ascii="Arial" w:eastAsia="PMingLiU" w:hAnsi="Arial" w:cs="Arial"/>
                <w:sz w:val="24"/>
                <w:lang w:eastAsia="zh-TW"/>
              </w:rPr>
              <w:t>…</w:t>
            </w:r>
          </w:p>
        </w:tc>
        <w:tc>
          <w:tcPr>
            <w:tcW w:w="5579" w:type="dxa"/>
          </w:tcPr>
          <w:p w:rsidR="00957860" w:rsidRDefault="00AE5F07">
            <w:pPr>
              <w:rPr>
                <w:rFonts w:ascii="Arial" w:hAnsi="Arial" w:cs="Arial"/>
                <w:sz w:val="24"/>
              </w:rPr>
            </w:pPr>
            <w:r>
              <w:rPr>
                <w:rFonts w:ascii="Arial" w:eastAsia="PMingLiU" w:hAnsi="Arial" w:cs="Arial"/>
                <w:sz w:val="24"/>
                <w:lang w:eastAsia="zh-TW"/>
              </w:rPr>
              <w:t>…</w:t>
            </w:r>
          </w:p>
        </w:tc>
        <w:tc>
          <w:tcPr>
            <w:tcW w:w="2370" w:type="dxa"/>
          </w:tcPr>
          <w:p w:rsidR="00957860" w:rsidRDefault="00AE5F07">
            <w:pPr>
              <w:pStyle w:val="GAC0"/>
              <w:jc w:val="center"/>
              <w:rPr>
                <w:rFonts w:cs="Arial"/>
                <w:sz w:val="24"/>
                <w:szCs w:val="24"/>
              </w:rPr>
            </w:pPr>
            <w:r>
              <w:rPr>
                <w:rFonts w:eastAsia="PMingLiU" w:cs="Arial"/>
                <w:sz w:val="24"/>
                <w:szCs w:val="24"/>
                <w:lang w:eastAsia="zh-TW"/>
              </w:rPr>
              <w:t>…</w:t>
            </w:r>
          </w:p>
        </w:tc>
      </w:tr>
      <w:tr w:rsidR="00957860">
        <w:trPr>
          <w:cantSplit/>
          <w:jc w:val="center"/>
        </w:trPr>
        <w:tc>
          <w:tcPr>
            <w:tcW w:w="9237" w:type="dxa"/>
            <w:gridSpan w:val="3"/>
          </w:tcPr>
          <w:p w:rsidR="00957860" w:rsidRDefault="00AE5F07">
            <w:pPr>
              <w:rPr>
                <w:rFonts w:ascii="Arial" w:hAnsi="Arial" w:cs="Arial"/>
                <w:sz w:val="18"/>
                <w:szCs w:val="18"/>
              </w:rPr>
            </w:pPr>
            <w:r>
              <w:rPr>
                <w:rFonts w:ascii="Arial" w:hAnsi="Arial" w:cs="Arial"/>
                <w:sz w:val="24"/>
              </w:rPr>
              <w:t>注：</w:t>
            </w:r>
            <w:r>
              <w:rPr>
                <w:rFonts w:ascii="Arial" w:eastAsia="PMingLiU" w:hAnsi="Arial" w:cs="Arial"/>
                <w:sz w:val="24"/>
                <w:lang w:eastAsia="zh-TW"/>
              </w:rPr>
              <w:t>N</w:t>
            </w:r>
            <w:r>
              <w:rPr>
                <w:rFonts w:ascii="Arial" w:hAnsi="Arial" w:cs="Arial"/>
                <w:sz w:val="24"/>
              </w:rPr>
              <w:t xml:space="preserve"> -</w:t>
            </w:r>
            <w:r>
              <w:rPr>
                <w:rFonts w:ascii="Arial" w:hAnsi="Arial" w:cs="Arial"/>
                <w:sz w:val="24"/>
              </w:rPr>
              <w:t>逻辑块的数量</w:t>
            </w:r>
            <w:r>
              <w:rPr>
                <w:rFonts w:ascii="Arial" w:hAnsi="Arial" w:cs="Arial"/>
                <w:sz w:val="24"/>
              </w:rPr>
              <w:t>.</w:t>
            </w:r>
          </w:p>
        </w:tc>
      </w:tr>
    </w:tbl>
    <w:p w:rsidR="00957860" w:rsidRDefault="00957860">
      <w:pPr>
        <w:pStyle w:val="HR2"/>
        <w:ind w:firstLineChars="0" w:firstLine="0"/>
        <w:rPr>
          <w:rFonts w:ascii="Arial" w:hAnsi="Arial" w:cs="Arial"/>
          <w:color w:val="000000"/>
        </w:rPr>
      </w:pPr>
    </w:p>
    <w:p w:rsidR="00957860" w:rsidRDefault="00AE5F07">
      <w:pPr>
        <w:pStyle w:val="HR2"/>
        <w:ind w:firstLine="480"/>
        <w:rPr>
          <w:rFonts w:ascii="Arial" w:hAnsi="Arial" w:cs="Arial"/>
          <w:color w:val="000000"/>
        </w:rPr>
      </w:pPr>
      <w:r>
        <w:rPr>
          <w:rFonts w:ascii="Arial" w:hAnsi="Arial" w:cs="Arial"/>
          <w:color w:val="000000"/>
        </w:rPr>
        <w:t>为实现诊断仪追踪所有逻辑块下载的指纹信息，因此</w:t>
      </w:r>
      <w:r>
        <w:rPr>
          <w:rFonts w:ascii="Arial" w:hAnsi="Arial" w:cs="Arial"/>
          <w:color w:val="000000"/>
        </w:rPr>
        <w:t>ECU</w:t>
      </w:r>
      <w:r>
        <w:rPr>
          <w:rFonts w:ascii="Arial" w:hAnsi="Arial" w:cs="Arial"/>
          <w:color w:val="000000"/>
        </w:rPr>
        <w:t>需要根据下载的地址范围识别出当前下载的是哪个逻辑块，</w:t>
      </w:r>
      <w:r>
        <w:rPr>
          <w:rFonts w:ascii="宋体" w:hAnsi="宋体" w:cs="Arial"/>
          <w:color w:val="000000"/>
        </w:rPr>
        <w:t>在“检查编程完整性”例</w:t>
      </w:r>
      <w:r>
        <w:rPr>
          <w:rFonts w:ascii="Arial" w:hAnsi="Arial" w:cs="Arial"/>
          <w:color w:val="000000"/>
        </w:rPr>
        <w:t>程中，</w:t>
      </w:r>
      <w:r>
        <w:rPr>
          <w:rFonts w:ascii="Arial" w:hAnsi="Arial" w:cs="Arial"/>
          <w:color w:val="000000"/>
        </w:rPr>
        <w:t>ECU</w:t>
      </w:r>
      <w:r>
        <w:rPr>
          <w:rFonts w:ascii="Arial" w:hAnsi="Arial" w:cs="Arial"/>
          <w:color w:val="000000"/>
        </w:rPr>
        <w:t>需将</w:t>
      </w:r>
      <w:r>
        <w:rPr>
          <w:rFonts w:ascii="Arial" w:hAnsi="Arial" w:cs="Arial"/>
          <w:color w:val="000000"/>
        </w:rPr>
        <w:t>F1h 5Ah</w:t>
      </w:r>
      <w:r>
        <w:rPr>
          <w:rFonts w:ascii="Arial" w:hAnsi="Arial" w:cs="Arial"/>
          <w:color w:val="000000"/>
        </w:rPr>
        <w:t>中存储的指纹信息放在对应的逻辑块指纹信息中，诊断仪可通过</w:t>
      </w:r>
      <w:r>
        <w:rPr>
          <w:rFonts w:ascii="Arial" w:hAnsi="Arial" w:cs="Arial"/>
          <w:color w:val="000000"/>
        </w:rPr>
        <w:t>F1h 5Bh</w:t>
      </w:r>
      <w:r>
        <w:rPr>
          <w:rFonts w:ascii="Arial" w:hAnsi="Arial" w:cs="Arial"/>
          <w:color w:val="000000"/>
        </w:rPr>
        <w:t>读出每个逻辑块的指纹信息。</w:t>
      </w:r>
    </w:p>
    <w:p w:rsidR="00957860" w:rsidRDefault="00AE5F07">
      <w:pPr>
        <w:pStyle w:val="HR3"/>
        <w:numPr>
          <w:ilvl w:val="2"/>
          <w:numId w:val="37"/>
        </w:numPr>
        <w:tabs>
          <w:tab w:val="clear" w:pos="284"/>
        </w:tabs>
        <w:rPr>
          <w:rFonts w:cs="Arial"/>
        </w:rPr>
      </w:pPr>
      <w:bookmarkStart w:id="202" w:name="_Toc329770083"/>
      <w:bookmarkStart w:id="203" w:name="_Toc339285142"/>
      <w:bookmarkStart w:id="204" w:name="_Toc494360591"/>
      <w:bookmarkEnd w:id="200"/>
      <w:bookmarkEnd w:id="201"/>
      <w:r>
        <w:rPr>
          <w:rFonts w:cs="Arial"/>
        </w:rPr>
        <w:t>例程控制</w:t>
      </w:r>
      <w:r>
        <w:rPr>
          <w:rFonts w:cs="Arial"/>
        </w:rPr>
        <w:t>——“</w:t>
      </w:r>
      <w:r>
        <w:rPr>
          <w:rFonts w:cs="Arial"/>
        </w:rPr>
        <w:t>检查编程完整性</w:t>
      </w:r>
      <w:r>
        <w:rPr>
          <w:rFonts w:cs="Arial"/>
        </w:rPr>
        <w:t xml:space="preserve">”31h 01h </w:t>
      </w:r>
      <w:r>
        <w:rPr>
          <w:rFonts w:cs="Arial" w:hint="eastAsia"/>
        </w:rPr>
        <w:t>02</w:t>
      </w:r>
      <w:r>
        <w:rPr>
          <w:rFonts w:cs="Arial"/>
        </w:rPr>
        <w:t>h 0</w:t>
      </w:r>
      <w:bookmarkEnd w:id="202"/>
      <w:r>
        <w:rPr>
          <w:rFonts w:cs="Arial" w:hint="eastAsia"/>
        </w:rPr>
        <w:t>2</w:t>
      </w:r>
      <w:r>
        <w:rPr>
          <w:rFonts w:cs="Arial"/>
        </w:rPr>
        <w:t>h</w:t>
      </w:r>
      <w:bookmarkEnd w:id="203"/>
      <w:bookmarkEnd w:id="204"/>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“检查编程完整性”请</w:t>
      </w:r>
      <w:r>
        <w:rPr>
          <w:rFonts w:ascii="Arial" w:hAnsi="Arial" w:cs="Arial"/>
          <w:sz w:val="21"/>
        </w:rPr>
        <w:t>求格式</w:t>
      </w:r>
    </w:p>
    <w:tbl>
      <w:tblPr>
        <w:tblW w:w="923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58"/>
        <w:gridCol w:w="5609"/>
        <w:gridCol w:w="2370"/>
      </w:tblGrid>
      <w:tr w:rsidR="00957860">
        <w:trPr>
          <w:cantSplit/>
          <w:tblHeader/>
          <w:jc w:val="center"/>
        </w:trPr>
        <w:tc>
          <w:tcPr>
            <w:tcW w:w="1258" w:type="dxa"/>
            <w:tcBorders>
              <w:top w:val="single" w:sz="12" w:space="0" w:color="auto"/>
              <w:left w:val="single" w:sz="12" w:space="0" w:color="auto"/>
              <w:bottom w:val="single" w:sz="4" w:space="0" w:color="auto"/>
              <w:right w:val="single" w:sz="4" w:space="0" w:color="auto"/>
            </w:tcBorders>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bookmarkStart w:id="205" w:name="OLE_LINK118"/>
            <w:bookmarkStart w:id="206" w:name="OLE_LINK117"/>
            <w:r>
              <w:rPr>
                <w:rFonts w:ascii="Arial" w:hAnsi="Arial" w:cs="Arial"/>
                <w:b/>
              </w:rPr>
              <w:lastRenderedPageBreak/>
              <w:t>B</w:t>
            </w:r>
            <w:r>
              <w:rPr>
                <w:rFonts w:ascii="Arial" w:eastAsia="PMingLiU" w:hAnsi="Arial" w:cs="Arial"/>
                <w:b/>
                <w:lang w:eastAsia="zh-TW"/>
              </w:rPr>
              <w:t>yte</w:t>
            </w:r>
          </w:p>
        </w:tc>
        <w:tc>
          <w:tcPr>
            <w:tcW w:w="5609" w:type="dxa"/>
            <w:tcBorders>
              <w:top w:val="single" w:sz="12" w:space="0" w:color="auto"/>
              <w:left w:val="single" w:sz="4" w:space="0" w:color="auto"/>
              <w:bottom w:val="single" w:sz="4" w:space="0" w:color="auto"/>
              <w:right w:val="single" w:sz="4" w:space="0" w:color="auto"/>
            </w:tcBorders>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eastAsia="PMingLiU" w:hAnsi="Arial" w:cs="Arial"/>
                <w:b/>
                <w:lang w:eastAsia="zh-TW"/>
              </w:rPr>
              <w:t>Parameter name</w:t>
            </w:r>
          </w:p>
        </w:tc>
        <w:tc>
          <w:tcPr>
            <w:tcW w:w="2370" w:type="dxa"/>
            <w:tcBorders>
              <w:top w:val="single" w:sz="12" w:space="0" w:color="auto"/>
              <w:left w:val="single" w:sz="4" w:space="0" w:color="auto"/>
              <w:bottom w:val="single" w:sz="4" w:space="0" w:color="auto"/>
              <w:right w:val="single" w:sz="12" w:space="0" w:color="auto"/>
            </w:tcBorders>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58" w:type="dxa"/>
            <w:tcBorders>
              <w:top w:val="single" w:sz="4" w:space="0" w:color="auto"/>
              <w:left w:val="single" w:sz="12" w:space="0" w:color="auto"/>
              <w:bottom w:val="single" w:sz="4" w:space="0" w:color="auto"/>
              <w:right w:val="single" w:sz="4" w:space="0" w:color="auto"/>
            </w:tcBorders>
          </w:tcPr>
          <w:p w:rsidR="00957860" w:rsidRDefault="00AE5F07">
            <w:pPr>
              <w:jc w:val="center"/>
              <w:rPr>
                <w:rFonts w:ascii="Arial" w:hAnsi="Arial" w:cs="Arial"/>
                <w:sz w:val="24"/>
              </w:rPr>
            </w:pPr>
            <w:r>
              <w:rPr>
                <w:rFonts w:ascii="Arial" w:eastAsia="PMingLiU" w:hAnsi="Arial" w:cs="Arial"/>
                <w:sz w:val="24"/>
                <w:lang w:eastAsia="zh-TW"/>
              </w:rPr>
              <w:t>#0</w:t>
            </w:r>
          </w:p>
        </w:tc>
        <w:tc>
          <w:tcPr>
            <w:tcW w:w="5609" w:type="dxa"/>
            <w:tcBorders>
              <w:top w:val="single" w:sz="4" w:space="0" w:color="auto"/>
              <w:left w:val="single" w:sz="4" w:space="0" w:color="auto"/>
              <w:bottom w:val="single" w:sz="4" w:space="0" w:color="auto"/>
              <w:right w:val="single" w:sz="4" w:space="0" w:color="auto"/>
            </w:tcBorders>
          </w:tcPr>
          <w:p w:rsidR="00957860" w:rsidRDefault="00AE5F07">
            <w:pPr>
              <w:rPr>
                <w:rFonts w:ascii="Arial" w:hAnsi="Arial" w:cs="Arial"/>
                <w:sz w:val="24"/>
              </w:rPr>
            </w:pPr>
            <w:r>
              <w:rPr>
                <w:rFonts w:ascii="Arial" w:eastAsia="PMingLiU" w:hAnsi="Arial" w:cs="Arial"/>
                <w:sz w:val="24"/>
                <w:lang w:eastAsia="zh-TW"/>
              </w:rPr>
              <w:t>RoutineControl Request Service Id</w:t>
            </w:r>
          </w:p>
        </w:tc>
        <w:tc>
          <w:tcPr>
            <w:tcW w:w="2370" w:type="dxa"/>
            <w:tcBorders>
              <w:top w:val="single" w:sz="4" w:space="0" w:color="auto"/>
              <w:left w:val="single" w:sz="4" w:space="0" w:color="auto"/>
              <w:bottom w:val="single" w:sz="4" w:space="0" w:color="auto"/>
              <w:right w:val="single" w:sz="12" w:space="0" w:color="auto"/>
            </w:tcBorders>
          </w:tcPr>
          <w:p w:rsidR="00957860" w:rsidRDefault="00AE5F07">
            <w:pPr>
              <w:pStyle w:val="GAC0"/>
              <w:jc w:val="center"/>
              <w:rPr>
                <w:rFonts w:cs="Arial"/>
                <w:sz w:val="24"/>
                <w:szCs w:val="24"/>
              </w:rPr>
            </w:pPr>
            <w:r>
              <w:rPr>
                <w:rFonts w:eastAsia="PMingLiU" w:cs="Arial"/>
                <w:sz w:val="24"/>
                <w:szCs w:val="24"/>
                <w:lang w:eastAsia="zh-TW"/>
              </w:rPr>
              <w:t>31</w:t>
            </w:r>
          </w:p>
        </w:tc>
      </w:tr>
      <w:tr w:rsidR="00957860">
        <w:trPr>
          <w:cantSplit/>
          <w:jc w:val="center"/>
        </w:trPr>
        <w:tc>
          <w:tcPr>
            <w:tcW w:w="1258" w:type="dxa"/>
            <w:tcBorders>
              <w:top w:val="single" w:sz="4" w:space="0" w:color="auto"/>
              <w:left w:val="single" w:sz="12" w:space="0" w:color="auto"/>
              <w:bottom w:val="single" w:sz="4" w:space="0" w:color="auto"/>
              <w:right w:val="single" w:sz="4" w:space="0" w:color="auto"/>
            </w:tcBorders>
          </w:tcPr>
          <w:p w:rsidR="00957860" w:rsidRDefault="00AE5F07">
            <w:pPr>
              <w:jc w:val="center"/>
              <w:rPr>
                <w:rFonts w:ascii="Arial" w:hAnsi="Arial" w:cs="Arial"/>
                <w:sz w:val="24"/>
              </w:rPr>
            </w:pPr>
            <w:r>
              <w:rPr>
                <w:rFonts w:ascii="Arial" w:eastAsia="PMingLiU" w:hAnsi="Arial" w:cs="Arial"/>
                <w:sz w:val="24"/>
                <w:lang w:eastAsia="zh-TW"/>
              </w:rPr>
              <w:t>#1</w:t>
            </w:r>
          </w:p>
        </w:tc>
        <w:tc>
          <w:tcPr>
            <w:tcW w:w="5609" w:type="dxa"/>
            <w:tcBorders>
              <w:top w:val="single" w:sz="4" w:space="0" w:color="auto"/>
              <w:left w:val="single" w:sz="4" w:space="0" w:color="auto"/>
              <w:bottom w:val="single" w:sz="4" w:space="0" w:color="auto"/>
              <w:right w:val="single" w:sz="4" w:space="0" w:color="auto"/>
            </w:tcBorders>
          </w:tcPr>
          <w:p w:rsidR="00957860" w:rsidRDefault="00AE5F07">
            <w:pPr>
              <w:rPr>
                <w:rFonts w:ascii="Arial" w:hAnsi="Arial" w:cs="Arial"/>
                <w:sz w:val="24"/>
              </w:rPr>
            </w:pPr>
            <w:r>
              <w:rPr>
                <w:rFonts w:ascii="Arial" w:eastAsia="PMingLiU" w:hAnsi="Arial" w:cs="Arial"/>
                <w:sz w:val="24"/>
                <w:lang w:eastAsia="zh-TW"/>
              </w:rPr>
              <w:t>routineControlType</w:t>
            </w:r>
          </w:p>
          <w:p w:rsidR="00957860" w:rsidRDefault="00AE5F07">
            <w:pPr>
              <w:rPr>
                <w:rFonts w:ascii="Arial" w:hAnsi="Arial" w:cs="Arial"/>
                <w:sz w:val="24"/>
              </w:rPr>
            </w:pPr>
            <w:r>
              <w:rPr>
                <w:rFonts w:ascii="Arial" w:eastAsia="PMingLiU" w:hAnsi="Arial" w:cs="Arial"/>
                <w:sz w:val="24"/>
                <w:lang w:eastAsia="zh-TW"/>
              </w:rPr>
              <w:t>startRoutine</w:t>
            </w:r>
          </w:p>
        </w:tc>
        <w:tc>
          <w:tcPr>
            <w:tcW w:w="2370" w:type="dxa"/>
            <w:tcBorders>
              <w:top w:val="single" w:sz="4" w:space="0" w:color="auto"/>
              <w:left w:val="single" w:sz="4" w:space="0" w:color="auto"/>
              <w:bottom w:val="single" w:sz="4" w:space="0" w:color="auto"/>
              <w:right w:val="single" w:sz="12" w:space="0" w:color="auto"/>
            </w:tcBorders>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eastAsia="PMingLiU" w:cs="Arial"/>
                <w:sz w:val="24"/>
                <w:szCs w:val="24"/>
                <w:lang w:eastAsia="zh-TW"/>
              </w:rPr>
              <w:t>01</w:t>
            </w:r>
          </w:p>
        </w:tc>
      </w:tr>
      <w:tr w:rsidR="00957860">
        <w:trPr>
          <w:cantSplit/>
          <w:jc w:val="center"/>
        </w:trPr>
        <w:tc>
          <w:tcPr>
            <w:tcW w:w="1258" w:type="dxa"/>
            <w:tcBorders>
              <w:top w:val="single" w:sz="4" w:space="0" w:color="auto"/>
              <w:left w:val="single" w:sz="12" w:space="0" w:color="auto"/>
              <w:bottom w:val="single" w:sz="4" w:space="0" w:color="auto"/>
              <w:right w:val="single" w:sz="4" w:space="0" w:color="auto"/>
            </w:tcBorders>
          </w:tcPr>
          <w:p w:rsidR="00957860" w:rsidRDefault="00AE5F07">
            <w:pPr>
              <w:jc w:val="center"/>
              <w:rPr>
                <w:rFonts w:ascii="Arial" w:hAnsi="Arial" w:cs="Arial"/>
                <w:sz w:val="24"/>
              </w:rPr>
            </w:pPr>
            <w:r>
              <w:rPr>
                <w:rFonts w:ascii="Arial" w:eastAsia="PMingLiU" w:hAnsi="Arial" w:cs="Arial"/>
                <w:sz w:val="24"/>
                <w:lang w:eastAsia="zh-TW"/>
              </w:rPr>
              <w:t>#2-3</w:t>
            </w:r>
          </w:p>
        </w:tc>
        <w:tc>
          <w:tcPr>
            <w:tcW w:w="5609" w:type="dxa"/>
            <w:tcBorders>
              <w:top w:val="single" w:sz="4" w:space="0" w:color="auto"/>
              <w:left w:val="single" w:sz="4" w:space="0" w:color="auto"/>
              <w:bottom w:val="single" w:sz="4" w:space="0" w:color="auto"/>
              <w:right w:val="single" w:sz="4" w:space="0" w:color="auto"/>
            </w:tcBorders>
          </w:tcPr>
          <w:p w:rsidR="00957860" w:rsidRDefault="00AE5F07">
            <w:pPr>
              <w:rPr>
                <w:rFonts w:ascii="Arial" w:hAnsi="Arial" w:cs="Arial"/>
                <w:sz w:val="24"/>
              </w:rPr>
            </w:pPr>
            <w:r>
              <w:rPr>
                <w:rFonts w:ascii="Arial" w:eastAsia="PMingLiU" w:hAnsi="Arial" w:cs="Arial"/>
                <w:sz w:val="24"/>
                <w:lang w:eastAsia="zh-TW"/>
              </w:rPr>
              <w:t>routineIdentifier</w:t>
            </w:r>
          </w:p>
          <w:p w:rsidR="00957860" w:rsidRDefault="00AE5F07">
            <w:pPr>
              <w:rPr>
                <w:rFonts w:ascii="Arial" w:hAnsi="Arial" w:cs="Arial"/>
                <w:sz w:val="24"/>
              </w:rPr>
            </w:pPr>
            <w:r>
              <w:rPr>
                <w:rFonts w:ascii="Arial" w:hAnsi="Arial" w:cs="Arial"/>
                <w:sz w:val="24"/>
              </w:rPr>
              <w:t>CheckProgrammingIntegrity</w:t>
            </w:r>
          </w:p>
        </w:tc>
        <w:tc>
          <w:tcPr>
            <w:tcW w:w="2370" w:type="dxa"/>
            <w:tcBorders>
              <w:top w:val="single" w:sz="4" w:space="0" w:color="auto"/>
              <w:left w:val="single" w:sz="4" w:space="0" w:color="auto"/>
              <w:bottom w:val="single" w:sz="4" w:space="0" w:color="auto"/>
              <w:right w:val="single" w:sz="12" w:space="0" w:color="auto"/>
            </w:tcBorders>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hint="eastAsia"/>
                <w:sz w:val="24"/>
                <w:szCs w:val="24"/>
              </w:rPr>
              <w:t>0202</w:t>
            </w:r>
          </w:p>
        </w:tc>
      </w:tr>
      <w:tr w:rsidR="00957860">
        <w:trPr>
          <w:cantSplit/>
          <w:jc w:val="center"/>
        </w:trPr>
        <w:tc>
          <w:tcPr>
            <w:tcW w:w="1258" w:type="dxa"/>
            <w:tcBorders>
              <w:top w:val="single" w:sz="4" w:space="0" w:color="auto"/>
              <w:left w:val="single" w:sz="12" w:space="0" w:color="auto"/>
              <w:bottom w:val="single" w:sz="4" w:space="0" w:color="auto"/>
              <w:right w:val="single" w:sz="4" w:space="0" w:color="auto"/>
            </w:tcBorders>
          </w:tcPr>
          <w:p w:rsidR="00957860" w:rsidRDefault="00AE5F07">
            <w:pPr>
              <w:jc w:val="center"/>
              <w:rPr>
                <w:rFonts w:ascii="Arial" w:hAnsi="Arial" w:cs="Arial"/>
                <w:sz w:val="24"/>
              </w:rPr>
            </w:pPr>
            <w:r>
              <w:rPr>
                <w:rFonts w:ascii="Arial" w:eastAsia="PMingLiU" w:hAnsi="Arial" w:cs="Arial"/>
                <w:sz w:val="24"/>
                <w:lang w:eastAsia="zh-TW"/>
              </w:rPr>
              <w:t>#4-7</w:t>
            </w:r>
          </w:p>
        </w:tc>
        <w:tc>
          <w:tcPr>
            <w:tcW w:w="5609" w:type="dxa"/>
            <w:tcBorders>
              <w:top w:val="single" w:sz="4" w:space="0" w:color="auto"/>
              <w:left w:val="single" w:sz="4" w:space="0" w:color="auto"/>
              <w:bottom w:val="single" w:sz="4" w:space="0" w:color="auto"/>
              <w:right w:val="single" w:sz="4" w:space="0" w:color="auto"/>
            </w:tcBorders>
          </w:tcPr>
          <w:p w:rsidR="00957860" w:rsidRDefault="00AE5F07">
            <w:pPr>
              <w:rPr>
                <w:rFonts w:ascii="Arial" w:hAnsi="Arial" w:cs="Arial"/>
                <w:sz w:val="24"/>
              </w:rPr>
            </w:pPr>
            <w:r>
              <w:rPr>
                <w:rFonts w:ascii="Arial" w:eastAsia="PMingLiU" w:hAnsi="Arial" w:cs="Arial"/>
                <w:sz w:val="24"/>
                <w:lang w:eastAsia="zh-TW"/>
              </w:rPr>
              <w:t>routineControlOptionRecord</w:t>
            </w:r>
            <w:r>
              <w:rPr>
                <w:rFonts w:ascii="Arial" w:hAnsi="Arial" w:cs="Arial"/>
                <w:sz w:val="24"/>
                <w:vertAlign w:val="superscript"/>
              </w:rPr>
              <w:t>1</w:t>
            </w:r>
          </w:p>
        </w:tc>
        <w:tc>
          <w:tcPr>
            <w:tcW w:w="2370" w:type="dxa"/>
            <w:tcBorders>
              <w:top w:val="single" w:sz="4" w:space="0" w:color="auto"/>
              <w:left w:val="single" w:sz="4" w:space="0" w:color="auto"/>
              <w:bottom w:val="single" w:sz="4" w:space="0" w:color="auto"/>
              <w:right w:val="single" w:sz="12" w:space="0" w:color="auto"/>
            </w:tcBorders>
          </w:tcPr>
          <w:p w:rsidR="00957860" w:rsidRDefault="00AE5F07">
            <w:pPr>
              <w:pStyle w:val="GAC0"/>
              <w:jc w:val="center"/>
              <w:rPr>
                <w:rFonts w:cs="Arial"/>
                <w:sz w:val="24"/>
                <w:szCs w:val="24"/>
              </w:rPr>
            </w:pPr>
            <w:r>
              <w:rPr>
                <w:rFonts w:eastAsia="PMingLiU" w:cs="Arial"/>
                <w:sz w:val="24"/>
                <w:szCs w:val="24"/>
                <w:lang w:eastAsia="zh-TW"/>
              </w:rPr>
              <w:t>00-FF</w:t>
            </w:r>
          </w:p>
        </w:tc>
      </w:tr>
      <w:tr w:rsidR="00957860">
        <w:trPr>
          <w:cantSplit/>
          <w:jc w:val="center"/>
        </w:trPr>
        <w:tc>
          <w:tcPr>
            <w:tcW w:w="9237" w:type="dxa"/>
            <w:gridSpan w:val="3"/>
            <w:tcBorders>
              <w:top w:val="single" w:sz="4" w:space="0" w:color="auto"/>
              <w:left w:val="single" w:sz="12" w:space="0" w:color="auto"/>
              <w:bottom w:val="single" w:sz="12" w:space="0" w:color="auto"/>
              <w:right w:val="single" w:sz="12" w:space="0" w:color="auto"/>
            </w:tcBorders>
            <w:vAlign w:val="center"/>
          </w:tcPr>
          <w:p w:rsidR="00957860" w:rsidRDefault="00AE5F07">
            <w:pPr>
              <w:pStyle w:val="GAC0"/>
              <w:rPr>
                <w:rFonts w:eastAsia="PMingLiU" w:cs="Arial"/>
                <w:sz w:val="24"/>
                <w:szCs w:val="24"/>
              </w:rPr>
            </w:pPr>
            <w:r>
              <w:rPr>
                <w:rFonts w:cs="Arial"/>
                <w:sz w:val="24"/>
              </w:rPr>
              <w:t>注：</w:t>
            </w:r>
            <w:r>
              <w:rPr>
                <w:rFonts w:cs="Arial"/>
                <w:sz w:val="24"/>
              </w:rPr>
              <w:t xml:space="preserve">1 </w:t>
            </w:r>
            <w:r>
              <w:rPr>
                <w:rFonts w:cs="Arial"/>
                <w:sz w:val="24"/>
              </w:rPr>
              <w:t>此四个字节是诊断仪</w:t>
            </w:r>
            <w:r>
              <w:rPr>
                <w:rFonts w:cs="Arial"/>
                <w:sz w:val="24"/>
              </w:rPr>
              <w:t>Checksum</w:t>
            </w:r>
            <w:r>
              <w:rPr>
                <w:rFonts w:cs="Arial"/>
                <w:sz w:val="24"/>
              </w:rPr>
              <w:t>计算的结果</w:t>
            </w:r>
          </w:p>
        </w:tc>
      </w:tr>
      <w:bookmarkEnd w:id="205"/>
      <w:bookmarkEnd w:id="206"/>
    </w:tbl>
    <w:p w:rsidR="00957860" w:rsidRDefault="00957860">
      <w:pPr>
        <w:pStyle w:val="HR2"/>
        <w:spacing w:line="240" w:lineRule="auto"/>
        <w:ind w:left="840" w:firstLineChars="0" w:firstLine="0"/>
        <w:rPr>
          <w:rFonts w:ascii="Arial" w:hAnsi="Arial" w:cs="Arial"/>
          <w:sz w:val="21"/>
        </w:rPr>
      </w:pP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Arial" w:hAnsi="Arial" w:cs="Arial"/>
          <w:sz w:val="21"/>
        </w:rPr>
        <w:t>检查编程完整性</w:t>
      </w:r>
      <w:r>
        <w:rPr>
          <w:rFonts w:ascii="Arial" w:hAnsi="Arial" w:cs="Arial"/>
          <w:sz w:val="21"/>
        </w:rPr>
        <w:t>”</w:t>
      </w:r>
      <w:r>
        <w:rPr>
          <w:rFonts w:ascii="Arial" w:hAnsi="Arial" w:cs="Arial"/>
          <w:sz w:val="21"/>
        </w:rPr>
        <w:t>肯定响应格式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71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CheckProgrammingIntegrity</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hint="eastAsia"/>
                <w:sz w:val="24"/>
                <w:szCs w:val="24"/>
              </w:rPr>
              <w:t>0202</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#4</w:t>
            </w:r>
          </w:p>
        </w:tc>
        <w:tc>
          <w:tcPr>
            <w:tcW w:w="5579" w:type="dxa"/>
          </w:tcPr>
          <w:p w:rsidR="00957860" w:rsidRDefault="00AE5F07">
            <w:pPr>
              <w:rPr>
                <w:rFonts w:ascii="Arial" w:hAnsi="Arial" w:cs="Arial"/>
                <w:sz w:val="24"/>
              </w:rPr>
            </w:pPr>
            <w:r>
              <w:rPr>
                <w:rFonts w:ascii="Arial" w:hAnsi="Arial" w:cs="Arial"/>
                <w:sz w:val="24"/>
              </w:rPr>
              <w:t>routineStatusRecord</w:t>
            </w:r>
          </w:p>
          <w:p w:rsidR="00957860" w:rsidRDefault="00AE5F07">
            <w:pPr>
              <w:rPr>
                <w:rFonts w:ascii="Arial" w:hAnsi="Arial" w:cs="Arial"/>
                <w:sz w:val="24"/>
              </w:rPr>
            </w:pPr>
            <w:r>
              <w:rPr>
                <w:rFonts w:ascii="Arial" w:hAnsi="Arial" w:cs="Arial"/>
                <w:sz w:val="24"/>
              </w:rPr>
              <w:t>correctResult</w:t>
            </w:r>
          </w:p>
          <w:p w:rsidR="00957860" w:rsidRDefault="00AE5F07">
            <w:pPr>
              <w:rPr>
                <w:rFonts w:ascii="Arial" w:hAnsi="Arial" w:cs="Arial"/>
                <w:sz w:val="24"/>
              </w:rPr>
            </w:pPr>
            <w:r>
              <w:rPr>
                <w:rFonts w:ascii="Arial" w:hAnsi="Arial" w:cs="Arial"/>
                <w:sz w:val="24"/>
              </w:rPr>
              <w:t>incorrectResult</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00</w:t>
            </w:r>
          </w:p>
          <w:p w:rsidR="00957860" w:rsidRDefault="00AE5F07">
            <w:pPr>
              <w:pStyle w:val="GAC0"/>
              <w:spacing w:before="0" w:after="0"/>
              <w:jc w:val="center"/>
              <w:rPr>
                <w:rFonts w:cs="Arial"/>
                <w:sz w:val="24"/>
                <w:szCs w:val="24"/>
              </w:rPr>
            </w:pPr>
            <w:r>
              <w:rPr>
                <w:rFonts w:cs="Arial"/>
                <w:sz w:val="24"/>
                <w:szCs w:val="24"/>
              </w:rPr>
              <w:t>01</w:t>
            </w:r>
          </w:p>
        </w:tc>
      </w:tr>
    </w:tbl>
    <w:p w:rsidR="00957860" w:rsidRDefault="00957860">
      <w:pPr>
        <w:pStyle w:val="HR2"/>
        <w:ind w:firstLine="480"/>
        <w:rPr>
          <w:rFonts w:ascii="Arial" w:hAnsi="Arial" w:cs="Arial"/>
        </w:rPr>
      </w:pPr>
      <w:bookmarkStart w:id="207" w:name="_Toc329770084"/>
    </w:p>
    <w:p w:rsidR="00957860" w:rsidRDefault="00AE5F07">
      <w:pPr>
        <w:pStyle w:val="HR3"/>
        <w:numPr>
          <w:ilvl w:val="2"/>
          <w:numId w:val="37"/>
        </w:numPr>
        <w:tabs>
          <w:tab w:val="clear" w:pos="284"/>
        </w:tabs>
        <w:rPr>
          <w:rFonts w:cs="Arial"/>
        </w:rPr>
      </w:pPr>
      <w:bookmarkStart w:id="208" w:name="_Toc339285143"/>
      <w:bookmarkStart w:id="209" w:name="_Toc494360592"/>
      <w:r>
        <w:rPr>
          <w:rFonts w:cs="Arial"/>
        </w:rPr>
        <w:t>例程控制</w:t>
      </w:r>
      <w:r>
        <w:rPr>
          <w:rFonts w:cs="Arial"/>
        </w:rPr>
        <w:t>——“</w:t>
      </w:r>
      <w:r>
        <w:rPr>
          <w:rFonts w:cs="Arial"/>
        </w:rPr>
        <w:t>检查编程预条件</w:t>
      </w:r>
      <w:r>
        <w:rPr>
          <w:rFonts w:cs="Arial"/>
        </w:rPr>
        <w:t xml:space="preserve">”31h 01h </w:t>
      </w:r>
      <w:r>
        <w:rPr>
          <w:rFonts w:cs="Arial" w:hint="eastAsia"/>
        </w:rPr>
        <w:t>02</w:t>
      </w:r>
      <w:r>
        <w:rPr>
          <w:rFonts w:cs="Arial"/>
        </w:rPr>
        <w:t>h 0</w:t>
      </w:r>
      <w:bookmarkEnd w:id="207"/>
      <w:r>
        <w:rPr>
          <w:rFonts w:cs="Arial" w:hint="eastAsia"/>
        </w:rPr>
        <w:t>3</w:t>
      </w:r>
      <w:r>
        <w:rPr>
          <w:rFonts w:cs="Arial"/>
        </w:rPr>
        <w:t>h</w:t>
      </w:r>
      <w:bookmarkEnd w:id="208"/>
      <w:bookmarkEnd w:id="209"/>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“检查编程预条件”请</w:t>
      </w:r>
      <w:r>
        <w:rPr>
          <w:rFonts w:ascii="Arial" w:hAnsi="Arial" w:cs="Arial"/>
          <w:sz w:val="21"/>
        </w:rPr>
        <w:t>求格式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31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checkProgrammingPreconditions</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hint="eastAsia"/>
                <w:sz w:val="24"/>
                <w:szCs w:val="24"/>
              </w:rPr>
              <w:t>0203</w:t>
            </w:r>
          </w:p>
        </w:tc>
      </w:tr>
    </w:tbl>
    <w:p w:rsidR="00957860" w:rsidRDefault="00957860">
      <w:pPr>
        <w:pStyle w:val="HR2"/>
        <w:spacing w:line="240" w:lineRule="auto"/>
        <w:ind w:left="840" w:firstLineChars="0" w:firstLine="0"/>
        <w:rPr>
          <w:rFonts w:ascii="Arial" w:hAnsi="Arial" w:cs="Arial"/>
          <w:sz w:val="21"/>
        </w:rPr>
      </w:pP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“检查编程预条件”肯</w:t>
      </w:r>
      <w:r>
        <w:rPr>
          <w:rFonts w:ascii="Arial" w:hAnsi="Arial" w:cs="Arial"/>
          <w:sz w:val="21"/>
        </w:rPr>
        <w:t>定响应格式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71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checkProgrammingPreconditions</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hint="eastAsia"/>
                <w:sz w:val="24"/>
                <w:szCs w:val="24"/>
              </w:rPr>
              <w:t>0203</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#4</w:t>
            </w:r>
          </w:p>
        </w:tc>
        <w:tc>
          <w:tcPr>
            <w:tcW w:w="5579" w:type="dxa"/>
          </w:tcPr>
          <w:p w:rsidR="00957860" w:rsidRDefault="00AE5F07">
            <w:pPr>
              <w:rPr>
                <w:rFonts w:ascii="Arial" w:hAnsi="Arial" w:cs="Arial"/>
                <w:sz w:val="24"/>
              </w:rPr>
            </w:pPr>
            <w:r>
              <w:rPr>
                <w:rFonts w:ascii="Arial" w:hAnsi="Arial" w:cs="Arial"/>
                <w:sz w:val="24"/>
              </w:rPr>
              <w:t>routineStatusRecord</w:t>
            </w:r>
          </w:p>
          <w:p w:rsidR="00957860" w:rsidRDefault="00AE5F07">
            <w:pPr>
              <w:rPr>
                <w:rFonts w:ascii="Arial" w:hAnsi="Arial" w:cs="Arial"/>
                <w:sz w:val="24"/>
              </w:rPr>
            </w:pPr>
            <w:r>
              <w:rPr>
                <w:rFonts w:ascii="Arial" w:hAnsi="Arial" w:cs="Arial"/>
                <w:sz w:val="24"/>
              </w:rPr>
              <w:t>correctResult</w:t>
            </w:r>
          </w:p>
          <w:p w:rsidR="00957860" w:rsidRDefault="00AE5F07">
            <w:pPr>
              <w:rPr>
                <w:rFonts w:ascii="Arial" w:hAnsi="Arial" w:cs="Arial"/>
                <w:sz w:val="24"/>
              </w:rPr>
            </w:pPr>
            <w:r>
              <w:rPr>
                <w:rFonts w:ascii="Arial" w:hAnsi="Arial" w:cs="Arial"/>
                <w:sz w:val="24"/>
              </w:rPr>
              <w:t>incorrectResult</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00</w:t>
            </w:r>
          </w:p>
          <w:p w:rsidR="00957860" w:rsidRDefault="00AE5F07">
            <w:pPr>
              <w:pStyle w:val="GAC0"/>
              <w:spacing w:before="0" w:after="0"/>
              <w:jc w:val="center"/>
              <w:rPr>
                <w:rFonts w:cs="Arial"/>
                <w:sz w:val="24"/>
                <w:szCs w:val="24"/>
              </w:rPr>
            </w:pPr>
            <w:r>
              <w:rPr>
                <w:rFonts w:cs="Arial"/>
                <w:sz w:val="24"/>
                <w:szCs w:val="24"/>
              </w:rPr>
              <w:t>01</w:t>
            </w:r>
          </w:p>
        </w:tc>
      </w:tr>
    </w:tbl>
    <w:p w:rsidR="00957860" w:rsidRDefault="00957860">
      <w:pPr>
        <w:pStyle w:val="HR2"/>
        <w:ind w:firstLine="480"/>
        <w:rPr>
          <w:rFonts w:ascii="Arial" w:hAnsi="Arial" w:cs="Arial"/>
        </w:rPr>
      </w:pPr>
      <w:bookmarkStart w:id="210" w:name="_Toc329770085"/>
    </w:p>
    <w:p w:rsidR="00957860" w:rsidRDefault="00AE5F07">
      <w:pPr>
        <w:pStyle w:val="HR3"/>
        <w:numPr>
          <w:ilvl w:val="2"/>
          <w:numId w:val="37"/>
        </w:numPr>
        <w:tabs>
          <w:tab w:val="clear" w:pos="284"/>
        </w:tabs>
        <w:rPr>
          <w:rFonts w:cs="Arial"/>
        </w:rPr>
      </w:pPr>
      <w:bookmarkStart w:id="211" w:name="_Toc339285144"/>
      <w:bookmarkStart w:id="212" w:name="_Toc494360593"/>
      <w:r>
        <w:rPr>
          <w:rFonts w:cs="Arial"/>
        </w:rPr>
        <w:lastRenderedPageBreak/>
        <w:t>例程控制</w:t>
      </w:r>
      <w:r>
        <w:rPr>
          <w:rFonts w:cs="Arial"/>
        </w:rPr>
        <w:t>——“</w:t>
      </w:r>
      <w:r>
        <w:rPr>
          <w:rFonts w:cs="Arial"/>
        </w:rPr>
        <w:t>擦除内存</w:t>
      </w:r>
      <w:r>
        <w:rPr>
          <w:rFonts w:cs="Arial"/>
        </w:rPr>
        <w:t>”31h 01h FFh 00</w:t>
      </w:r>
      <w:bookmarkEnd w:id="210"/>
      <w:r>
        <w:rPr>
          <w:rFonts w:cs="Arial"/>
        </w:rPr>
        <w:t>h</w:t>
      </w:r>
      <w:bookmarkEnd w:id="211"/>
      <w:bookmarkEnd w:id="212"/>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“擦除内存”服</w:t>
      </w:r>
      <w:r>
        <w:rPr>
          <w:rFonts w:ascii="Arial" w:hAnsi="Arial" w:cs="Arial"/>
          <w:sz w:val="21"/>
        </w:rPr>
        <w:t>务请求格式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939"/>
        <w:gridCol w:w="201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93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01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939" w:type="dxa"/>
          </w:tcPr>
          <w:p w:rsidR="00957860" w:rsidRDefault="00AE5F07">
            <w:pPr>
              <w:rPr>
                <w:rFonts w:ascii="Arial" w:hAnsi="Arial" w:cs="Arial"/>
                <w:sz w:val="24"/>
              </w:rPr>
            </w:pPr>
            <w:r>
              <w:rPr>
                <w:rFonts w:ascii="Arial" w:hAnsi="Arial" w:cs="Arial"/>
                <w:sz w:val="24"/>
              </w:rPr>
              <w:t>RoutineControl Request Service Id</w:t>
            </w:r>
          </w:p>
        </w:tc>
        <w:tc>
          <w:tcPr>
            <w:tcW w:w="2010" w:type="dxa"/>
          </w:tcPr>
          <w:p w:rsidR="00957860" w:rsidRDefault="00AE5F07">
            <w:pPr>
              <w:pStyle w:val="GAC0"/>
              <w:jc w:val="center"/>
              <w:rPr>
                <w:rFonts w:cs="Arial"/>
                <w:sz w:val="24"/>
                <w:szCs w:val="24"/>
              </w:rPr>
            </w:pPr>
            <w:r>
              <w:rPr>
                <w:rFonts w:cs="Arial"/>
                <w:sz w:val="24"/>
                <w:szCs w:val="24"/>
              </w:rPr>
              <w:t>31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93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01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93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eraseMemory</w:t>
            </w:r>
          </w:p>
        </w:tc>
        <w:tc>
          <w:tcPr>
            <w:tcW w:w="201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FF00</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#4</w:t>
            </w:r>
          </w:p>
        </w:tc>
        <w:tc>
          <w:tcPr>
            <w:tcW w:w="5939" w:type="dxa"/>
          </w:tcPr>
          <w:p w:rsidR="00957860" w:rsidRDefault="00AE5F07">
            <w:pPr>
              <w:pStyle w:val="GAC0"/>
              <w:rPr>
                <w:rFonts w:cs="Arial"/>
                <w:sz w:val="24"/>
                <w:szCs w:val="24"/>
              </w:rPr>
            </w:pPr>
            <w:r>
              <w:rPr>
                <w:rFonts w:cs="Arial"/>
                <w:sz w:val="24"/>
                <w:szCs w:val="24"/>
              </w:rPr>
              <w:t>addressAndLengthFormatIdentifier</w:t>
            </w:r>
          </w:p>
          <w:p w:rsidR="00957860" w:rsidRDefault="00AE5F07">
            <w:pPr>
              <w:pStyle w:val="GAC0"/>
              <w:rPr>
                <w:rFonts w:cs="Arial"/>
                <w:sz w:val="24"/>
                <w:szCs w:val="24"/>
              </w:rPr>
            </w:pPr>
            <w:r>
              <w:rPr>
                <w:rFonts w:cs="Arial"/>
                <w:sz w:val="24"/>
                <w:szCs w:val="24"/>
              </w:rPr>
              <w:t>lengthFormat: bit 7 – 4: number of bytes of the memorySize parameter</w:t>
            </w:r>
          </w:p>
          <w:p w:rsidR="00957860" w:rsidRDefault="00AE5F07">
            <w:pPr>
              <w:pStyle w:val="GAC0"/>
              <w:rPr>
                <w:rFonts w:cs="Arial"/>
              </w:rPr>
            </w:pPr>
            <w:r>
              <w:rPr>
                <w:rFonts w:cs="Arial"/>
                <w:sz w:val="24"/>
                <w:szCs w:val="24"/>
              </w:rPr>
              <w:t>addressFormat: bit 3- 0: number of bytes of the memoryAddress parameter</w:t>
            </w:r>
          </w:p>
        </w:tc>
        <w:tc>
          <w:tcPr>
            <w:tcW w:w="201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0x-4x</w:t>
            </w:r>
          </w:p>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rPr>
            </w:pPr>
            <w:r>
              <w:rPr>
                <w:rFonts w:cs="Arial"/>
                <w:sz w:val="24"/>
                <w:szCs w:val="24"/>
              </w:rPr>
              <w:t>X0-x4</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#5-n1</w:t>
            </w:r>
          </w:p>
        </w:tc>
        <w:tc>
          <w:tcPr>
            <w:tcW w:w="5939" w:type="dxa"/>
          </w:tcPr>
          <w:p w:rsidR="00957860" w:rsidRDefault="00AE5F07">
            <w:pPr>
              <w:rPr>
                <w:rFonts w:ascii="Arial" w:hAnsi="Arial" w:cs="Arial"/>
                <w:sz w:val="24"/>
              </w:rPr>
            </w:pPr>
            <w:r>
              <w:rPr>
                <w:rFonts w:ascii="Arial" w:hAnsi="Arial" w:cs="Arial"/>
                <w:sz w:val="24"/>
              </w:rPr>
              <w:t>memoryAddress 1 – 4 bytes erase address</w:t>
            </w:r>
          </w:p>
        </w:tc>
        <w:tc>
          <w:tcPr>
            <w:tcW w:w="2010" w:type="dxa"/>
          </w:tcPr>
          <w:p w:rsidR="00957860" w:rsidRDefault="00AE5F07">
            <w:pPr>
              <w:jc w:val="center"/>
              <w:rPr>
                <w:rFonts w:ascii="Arial" w:hAnsi="Arial" w:cs="Arial"/>
                <w:sz w:val="24"/>
              </w:rPr>
            </w:pPr>
            <w:r>
              <w:rPr>
                <w:rFonts w:ascii="Arial" w:hAnsi="Arial" w:cs="Arial"/>
                <w:sz w:val="24"/>
              </w:rPr>
              <w:t>00 - FF</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#n2-n3</w:t>
            </w:r>
          </w:p>
        </w:tc>
        <w:tc>
          <w:tcPr>
            <w:tcW w:w="5939" w:type="dxa"/>
          </w:tcPr>
          <w:p w:rsidR="00957860" w:rsidRDefault="00AE5F07">
            <w:pPr>
              <w:rPr>
                <w:rFonts w:ascii="Arial" w:hAnsi="Arial" w:cs="Arial"/>
                <w:sz w:val="24"/>
              </w:rPr>
            </w:pPr>
            <w:r>
              <w:rPr>
                <w:rFonts w:ascii="Arial" w:hAnsi="Arial" w:cs="Arial"/>
                <w:sz w:val="24"/>
              </w:rPr>
              <w:t>memorySize 1 – 4 bytes erase size</w:t>
            </w:r>
          </w:p>
        </w:tc>
        <w:tc>
          <w:tcPr>
            <w:tcW w:w="2010" w:type="dxa"/>
          </w:tcPr>
          <w:p w:rsidR="00957860" w:rsidRDefault="00AE5F07">
            <w:pPr>
              <w:jc w:val="center"/>
              <w:rPr>
                <w:rFonts w:ascii="Arial" w:hAnsi="Arial" w:cs="Arial"/>
                <w:sz w:val="24"/>
              </w:rPr>
            </w:pPr>
            <w:r>
              <w:rPr>
                <w:rFonts w:ascii="Arial" w:hAnsi="Arial" w:cs="Arial"/>
                <w:sz w:val="24"/>
              </w:rPr>
              <w:t>00 - FF</w:t>
            </w:r>
          </w:p>
        </w:tc>
      </w:tr>
    </w:tbl>
    <w:p w:rsidR="00957860" w:rsidRDefault="00957860">
      <w:pPr>
        <w:pStyle w:val="HR2"/>
        <w:spacing w:line="240" w:lineRule="auto"/>
        <w:ind w:left="840" w:firstLineChars="0" w:firstLine="0"/>
        <w:rPr>
          <w:rFonts w:ascii="Arial" w:hAnsi="Arial" w:cs="Arial"/>
          <w:sz w:val="21"/>
        </w:rPr>
      </w:pP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“擦除内存”肯定</w:t>
      </w:r>
      <w:r>
        <w:rPr>
          <w:rFonts w:ascii="Arial" w:hAnsi="Arial" w:cs="Arial"/>
          <w:sz w:val="21"/>
        </w:rPr>
        <w:t>响应格式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71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eraseMemory</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FF00</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#4</w:t>
            </w:r>
          </w:p>
        </w:tc>
        <w:tc>
          <w:tcPr>
            <w:tcW w:w="5579" w:type="dxa"/>
          </w:tcPr>
          <w:p w:rsidR="00957860" w:rsidRDefault="00AE5F07">
            <w:pPr>
              <w:rPr>
                <w:rFonts w:ascii="Arial" w:hAnsi="Arial" w:cs="Arial"/>
                <w:sz w:val="24"/>
              </w:rPr>
            </w:pPr>
            <w:r>
              <w:rPr>
                <w:rFonts w:ascii="Arial" w:hAnsi="Arial" w:cs="Arial"/>
                <w:sz w:val="24"/>
              </w:rPr>
              <w:t>routineStatusRecord</w:t>
            </w:r>
          </w:p>
          <w:p w:rsidR="00957860" w:rsidRDefault="00AE5F07">
            <w:pPr>
              <w:rPr>
                <w:rFonts w:ascii="Arial" w:hAnsi="Arial" w:cs="Arial"/>
                <w:sz w:val="24"/>
              </w:rPr>
            </w:pPr>
            <w:r>
              <w:rPr>
                <w:rFonts w:ascii="Arial" w:hAnsi="Arial" w:cs="Arial"/>
                <w:sz w:val="24"/>
              </w:rPr>
              <w:t>correctResult</w:t>
            </w:r>
          </w:p>
          <w:p w:rsidR="00957860" w:rsidRDefault="00AE5F07">
            <w:pPr>
              <w:rPr>
                <w:rFonts w:ascii="Arial" w:hAnsi="Arial" w:cs="Arial"/>
                <w:sz w:val="24"/>
              </w:rPr>
            </w:pPr>
            <w:r>
              <w:rPr>
                <w:rFonts w:ascii="Arial" w:hAnsi="Arial" w:cs="Arial"/>
                <w:sz w:val="24"/>
              </w:rPr>
              <w:t>incorrectResult</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00</w:t>
            </w:r>
          </w:p>
          <w:p w:rsidR="00957860" w:rsidRDefault="00AE5F07">
            <w:pPr>
              <w:pStyle w:val="GAC0"/>
              <w:spacing w:before="0" w:after="0"/>
              <w:jc w:val="center"/>
              <w:rPr>
                <w:rFonts w:cs="Arial"/>
                <w:sz w:val="24"/>
                <w:szCs w:val="24"/>
              </w:rPr>
            </w:pPr>
            <w:r>
              <w:rPr>
                <w:rFonts w:cs="Arial"/>
                <w:sz w:val="24"/>
                <w:szCs w:val="24"/>
              </w:rPr>
              <w:t>01</w:t>
            </w:r>
          </w:p>
        </w:tc>
      </w:tr>
    </w:tbl>
    <w:p w:rsidR="00957860" w:rsidRDefault="00957860">
      <w:pPr>
        <w:pStyle w:val="HR2"/>
        <w:ind w:firstLine="480"/>
        <w:rPr>
          <w:rFonts w:ascii="Arial" w:hAnsi="Arial" w:cs="Arial"/>
        </w:rPr>
      </w:pPr>
      <w:bookmarkStart w:id="213" w:name="_Toc329770086"/>
    </w:p>
    <w:p w:rsidR="00957860" w:rsidRDefault="00AE5F07">
      <w:pPr>
        <w:pStyle w:val="HR3"/>
        <w:numPr>
          <w:ilvl w:val="2"/>
          <w:numId w:val="37"/>
        </w:numPr>
        <w:tabs>
          <w:tab w:val="clear" w:pos="284"/>
        </w:tabs>
        <w:rPr>
          <w:rFonts w:cs="Arial"/>
        </w:rPr>
      </w:pPr>
      <w:bookmarkStart w:id="214" w:name="_Toc339285145"/>
      <w:bookmarkStart w:id="215" w:name="_Toc494360594"/>
      <w:r>
        <w:rPr>
          <w:rFonts w:cs="Arial"/>
        </w:rPr>
        <w:t>例程控制</w:t>
      </w:r>
      <w:r>
        <w:rPr>
          <w:rFonts w:cs="Arial"/>
        </w:rPr>
        <w:t>——“</w:t>
      </w:r>
      <w:r>
        <w:rPr>
          <w:rFonts w:cs="Arial"/>
        </w:rPr>
        <w:t>检查编程依赖性</w:t>
      </w:r>
      <w:r>
        <w:rPr>
          <w:rFonts w:cs="Arial"/>
        </w:rPr>
        <w:t>”31h 01h FFh 01</w:t>
      </w:r>
      <w:bookmarkEnd w:id="213"/>
      <w:r>
        <w:rPr>
          <w:rFonts w:cs="Arial"/>
        </w:rPr>
        <w:t>h</w:t>
      </w:r>
      <w:bookmarkEnd w:id="214"/>
      <w:bookmarkEnd w:id="215"/>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“逻辑块依赖性检查”请</w:t>
      </w:r>
      <w:r>
        <w:rPr>
          <w:rFonts w:ascii="Arial" w:hAnsi="Arial" w:cs="Arial"/>
          <w:sz w:val="21"/>
        </w:rPr>
        <w:t>求格式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31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checkProgrammingDependencies</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FF01</w:t>
            </w:r>
          </w:p>
        </w:tc>
      </w:tr>
    </w:tbl>
    <w:p w:rsidR="00957860" w:rsidRDefault="00957860">
      <w:pPr>
        <w:pStyle w:val="HR2"/>
        <w:spacing w:line="240" w:lineRule="auto"/>
        <w:ind w:left="840" w:firstLineChars="0" w:firstLine="0"/>
        <w:rPr>
          <w:rFonts w:ascii="Arial" w:hAnsi="Arial" w:cs="Arial"/>
          <w:sz w:val="21"/>
        </w:rPr>
      </w:pPr>
    </w:p>
    <w:p w:rsidR="00957860" w:rsidRDefault="00AE5F07">
      <w:pPr>
        <w:pStyle w:val="HR2"/>
        <w:numPr>
          <w:ilvl w:val="0"/>
          <w:numId w:val="39"/>
        </w:numPr>
        <w:spacing w:line="240" w:lineRule="auto"/>
        <w:ind w:firstLineChars="0"/>
        <w:jc w:val="center"/>
        <w:rPr>
          <w:rFonts w:ascii="Arial" w:hAnsi="Arial" w:cs="Arial"/>
          <w:sz w:val="21"/>
        </w:rPr>
      </w:pPr>
      <w:r>
        <w:rPr>
          <w:rFonts w:ascii="Arial" w:hAnsi="Arial" w:cs="Arial"/>
          <w:sz w:val="21"/>
        </w:rPr>
        <w:t>例程控制</w:t>
      </w:r>
      <w:r>
        <w:rPr>
          <w:rFonts w:ascii="Arial" w:hAnsi="Arial" w:cs="Arial"/>
          <w:sz w:val="21"/>
        </w:rPr>
        <w:t>——</w:t>
      </w:r>
      <w:r>
        <w:rPr>
          <w:rFonts w:ascii="宋体" w:hAnsi="宋体" w:cs="Arial"/>
          <w:sz w:val="21"/>
        </w:rPr>
        <w:t>“逻辑块依赖性检查”肯</w:t>
      </w:r>
      <w:r>
        <w:rPr>
          <w:rFonts w:ascii="Arial" w:hAnsi="Arial" w:cs="Arial"/>
          <w:sz w:val="21"/>
        </w:rPr>
        <w:t>定响应格式</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88"/>
        <w:gridCol w:w="5579"/>
        <w:gridCol w:w="2370"/>
      </w:tblGrid>
      <w:tr w:rsidR="00957860">
        <w:trPr>
          <w:cantSplit/>
          <w:tblHeader/>
          <w:jc w:val="center"/>
        </w:trPr>
        <w:tc>
          <w:tcPr>
            <w:tcW w:w="1288"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Byte</w:t>
            </w:r>
          </w:p>
        </w:tc>
        <w:tc>
          <w:tcPr>
            <w:tcW w:w="5579" w:type="dxa"/>
            <w:shd w:val="clear" w:color="auto" w:fill="E6E6E6"/>
            <w:vAlign w:val="center"/>
          </w:tcPr>
          <w:p w:rsidR="00957860" w:rsidRDefault="00AE5F07">
            <w:pPr>
              <w:pStyle w:val="affff3"/>
              <w:widowControl w:val="0"/>
              <w:snapToGrid/>
              <w:spacing w:line="300" w:lineRule="auto"/>
              <w:ind w:firstLineChars="0" w:firstLine="0"/>
              <w:jc w:val="center"/>
              <w:rPr>
                <w:rFonts w:ascii="Arial" w:hAnsi="Arial" w:cs="Arial"/>
                <w:b/>
              </w:rPr>
            </w:pPr>
            <w:r>
              <w:rPr>
                <w:rFonts w:ascii="Arial" w:hAnsi="Arial" w:cs="Arial"/>
                <w:b/>
              </w:rPr>
              <w:t>Parameter name</w:t>
            </w:r>
          </w:p>
        </w:tc>
        <w:tc>
          <w:tcPr>
            <w:tcW w:w="2370" w:type="dxa"/>
            <w:shd w:val="clear" w:color="auto" w:fill="E6E6E6"/>
            <w:vAlign w:val="center"/>
          </w:tcPr>
          <w:p w:rsidR="00957860" w:rsidRDefault="00AE5F07">
            <w:pPr>
              <w:pStyle w:val="HR2"/>
              <w:ind w:left="480" w:firstLineChars="0" w:firstLine="0"/>
              <w:jc w:val="center"/>
              <w:rPr>
                <w:rFonts w:ascii="Arial" w:hAnsi="Arial" w:cs="Arial"/>
                <w:b/>
              </w:rPr>
            </w:pPr>
            <w:r>
              <w:rPr>
                <w:rFonts w:ascii="Arial" w:hAnsi="Arial" w:cs="Arial"/>
                <w:b/>
              </w:rPr>
              <w:t>V</w:t>
            </w:r>
            <w:r>
              <w:rPr>
                <w:rFonts w:ascii="Arial" w:eastAsia="PMingLiU" w:hAnsi="Arial" w:cs="Arial"/>
                <w:b/>
                <w:lang w:eastAsia="zh-TW"/>
              </w:rPr>
              <w:t>alue</w:t>
            </w:r>
            <w:r>
              <w:rPr>
                <w:rFonts w:ascii="Arial" w:hAnsi="Arial" w:cs="Arial"/>
                <w:b/>
              </w:rPr>
              <w:t>（</w:t>
            </w:r>
            <w:r>
              <w:rPr>
                <w:rFonts w:ascii="Arial" w:hAnsi="Arial" w:cs="Arial"/>
                <w:b/>
              </w:rPr>
              <w:t>hex</w:t>
            </w:r>
            <w:r>
              <w:rPr>
                <w:rFonts w:ascii="Arial" w:hAnsi="Arial" w:cs="Arial"/>
                <w:b/>
              </w:rPr>
              <w:t>）</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#0</w:t>
            </w:r>
          </w:p>
        </w:tc>
        <w:tc>
          <w:tcPr>
            <w:tcW w:w="5579" w:type="dxa"/>
          </w:tcPr>
          <w:p w:rsidR="00957860" w:rsidRDefault="00AE5F07">
            <w:pPr>
              <w:rPr>
                <w:rFonts w:ascii="Arial" w:hAnsi="Arial" w:cs="Arial"/>
                <w:sz w:val="24"/>
              </w:rPr>
            </w:pPr>
            <w:r>
              <w:rPr>
                <w:rFonts w:ascii="Arial" w:hAnsi="Arial" w:cs="Arial"/>
                <w:sz w:val="24"/>
              </w:rPr>
              <w:t>RoutineControl Request Service Id</w:t>
            </w:r>
          </w:p>
        </w:tc>
        <w:tc>
          <w:tcPr>
            <w:tcW w:w="2370" w:type="dxa"/>
          </w:tcPr>
          <w:p w:rsidR="00957860" w:rsidRDefault="00AE5F07">
            <w:pPr>
              <w:pStyle w:val="GAC0"/>
              <w:jc w:val="center"/>
              <w:rPr>
                <w:rFonts w:cs="Arial"/>
                <w:sz w:val="24"/>
                <w:szCs w:val="24"/>
              </w:rPr>
            </w:pPr>
            <w:r>
              <w:rPr>
                <w:rFonts w:cs="Arial"/>
                <w:sz w:val="24"/>
                <w:szCs w:val="24"/>
              </w:rPr>
              <w:t>71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lastRenderedPageBreak/>
              <w:t>#1</w:t>
            </w:r>
          </w:p>
        </w:tc>
        <w:tc>
          <w:tcPr>
            <w:tcW w:w="5579" w:type="dxa"/>
          </w:tcPr>
          <w:p w:rsidR="00957860" w:rsidRDefault="00AE5F07">
            <w:pPr>
              <w:rPr>
                <w:rFonts w:ascii="Arial" w:hAnsi="Arial" w:cs="Arial"/>
                <w:sz w:val="24"/>
              </w:rPr>
            </w:pPr>
            <w:r>
              <w:rPr>
                <w:rFonts w:ascii="Arial" w:hAnsi="Arial" w:cs="Arial"/>
                <w:sz w:val="24"/>
              </w:rPr>
              <w:t>routineControlType</w:t>
            </w:r>
          </w:p>
          <w:p w:rsidR="00957860" w:rsidRDefault="00AE5F07">
            <w:pPr>
              <w:rPr>
                <w:rFonts w:ascii="Arial" w:hAnsi="Arial" w:cs="Arial"/>
                <w:sz w:val="24"/>
              </w:rPr>
            </w:pPr>
            <w:r>
              <w:rPr>
                <w:rFonts w:ascii="Arial" w:hAnsi="Arial" w:cs="Arial"/>
                <w:sz w:val="24"/>
              </w:rPr>
              <w:t>startRoutine</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#2-3</w:t>
            </w:r>
          </w:p>
        </w:tc>
        <w:tc>
          <w:tcPr>
            <w:tcW w:w="5579" w:type="dxa"/>
          </w:tcPr>
          <w:p w:rsidR="00957860" w:rsidRDefault="00AE5F07">
            <w:pPr>
              <w:rPr>
                <w:rFonts w:ascii="Arial" w:hAnsi="Arial" w:cs="Arial"/>
                <w:sz w:val="24"/>
              </w:rPr>
            </w:pPr>
            <w:r>
              <w:rPr>
                <w:rFonts w:ascii="Arial" w:hAnsi="Arial" w:cs="Arial"/>
                <w:sz w:val="24"/>
              </w:rPr>
              <w:t>routineIdentifier</w:t>
            </w:r>
          </w:p>
          <w:p w:rsidR="00957860" w:rsidRDefault="00AE5F07">
            <w:pPr>
              <w:rPr>
                <w:rFonts w:ascii="Arial" w:hAnsi="Arial" w:cs="Arial"/>
                <w:sz w:val="24"/>
              </w:rPr>
            </w:pPr>
            <w:r>
              <w:rPr>
                <w:rFonts w:ascii="Arial" w:hAnsi="Arial" w:cs="Arial"/>
                <w:sz w:val="24"/>
              </w:rPr>
              <w:t>checkProgrammingDependencies</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FF01</w:t>
            </w:r>
          </w:p>
        </w:tc>
      </w:tr>
      <w:tr w:rsidR="00957860">
        <w:trPr>
          <w:cantSplit/>
          <w:jc w:val="center"/>
        </w:trPr>
        <w:tc>
          <w:tcPr>
            <w:tcW w:w="1288" w:type="dxa"/>
          </w:tcPr>
          <w:p w:rsidR="00957860" w:rsidRDefault="00AE5F07">
            <w:pPr>
              <w:jc w:val="center"/>
              <w:rPr>
                <w:rFonts w:ascii="Arial" w:hAnsi="Arial" w:cs="Arial"/>
                <w:sz w:val="24"/>
              </w:rPr>
            </w:pPr>
            <w:r>
              <w:rPr>
                <w:rFonts w:ascii="Arial" w:hAnsi="Arial" w:cs="Arial"/>
                <w:sz w:val="24"/>
              </w:rPr>
              <w:t>#4</w:t>
            </w:r>
          </w:p>
        </w:tc>
        <w:tc>
          <w:tcPr>
            <w:tcW w:w="5579" w:type="dxa"/>
          </w:tcPr>
          <w:p w:rsidR="00957860" w:rsidRDefault="00AE5F07">
            <w:pPr>
              <w:rPr>
                <w:rFonts w:ascii="Arial" w:hAnsi="Arial" w:cs="Arial"/>
                <w:sz w:val="24"/>
              </w:rPr>
            </w:pPr>
            <w:r>
              <w:rPr>
                <w:rFonts w:ascii="Arial" w:hAnsi="Arial" w:cs="Arial"/>
                <w:sz w:val="24"/>
              </w:rPr>
              <w:t>routineStatusRecord</w:t>
            </w:r>
          </w:p>
          <w:p w:rsidR="00957860" w:rsidRDefault="00AE5F07">
            <w:pPr>
              <w:rPr>
                <w:rFonts w:ascii="Arial" w:hAnsi="Arial" w:cs="Arial"/>
                <w:sz w:val="24"/>
              </w:rPr>
            </w:pPr>
            <w:r>
              <w:rPr>
                <w:rFonts w:ascii="Arial" w:hAnsi="Arial" w:cs="Arial"/>
                <w:sz w:val="24"/>
              </w:rPr>
              <w:t>correctResult</w:t>
            </w:r>
          </w:p>
          <w:p w:rsidR="00957860" w:rsidRDefault="00AE5F07">
            <w:pPr>
              <w:rPr>
                <w:rFonts w:ascii="Arial" w:hAnsi="Arial" w:cs="Arial"/>
                <w:sz w:val="24"/>
              </w:rPr>
            </w:pPr>
            <w:r>
              <w:rPr>
                <w:rFonts w:ascii="Arial" w:hAnsi="Arial" w:cs="Arial"/>
                <w:sz w:val="24"/>
              </w:rPr>
              <w:t>incorrectResult</w:t>
            </w:r>
          </w:p>
        </w:tc>
        <w:tc>
          <w:tcPr>
            <w:tcW w:w="2370" w:type="dxa"/>
          </w:tcPr>
          <w:p w:rsidR="00957860" w:rsidRDefault="00957860">
            <w:pPr>
              <w:pStyle w:val="GAC0"/>
              <w:spacing w:before="0" w:after="0"/>
              <w:jc w:val="center"/>
              <w:rPr>
                <w:rFonts w:cs="Arial"/>
                <w:sz w:val="24"/>
                <w:szCs w:val="24"/>
              </w:rPr>
            </w:pPr>
          </w:p>
          <w:p w:rsidR="00957860" w:rsidRDefault="00AE5F07">
            <w:pPr>
              <w:pStyle w:val="GAC0"/>
              <w:spacing w:before="0" w:after="0"/>
              <w:jc w:val="center"/>
              <w:rPr>
                <w:rFonts w:cs="Arial"/>
                <w:sz w:val="24"/>
                <w:szCs w:val="24"/>
              </w:rPr>
            </w:pPr>
            <w:r>
              <w:rPr>
                <w:rFonts w:cs="Arial"/>
                <w:sz w:val="24"/>
                <w:szCs w:val="24"/>
              </w:rPr>
              <w:t>00</w:t>
            </w:r>
          </w:p>
          <w:p w:rsidR="00957860" w:rsidRDefault="00AE5F07">
            <w:pPr>
              <w:pStyle w:val="GAC0"/>
              <w:spacing w:before="0" w:after="0"/>
              <w:jc w:val="center"/>
              <w:rPr>
                <w:rFonts w:cs="Arial"/>
                <w:sz w:val="24"/>
                <w:szCs w:val="24"/>
              </w:rPr>
            </w:pPr>
            <w:r>
              <w:rPr>
                <w:rFonts w:cs="Arial"/>
                <w:sz w:val="24"/>
                <w:szCs w:val="24"/>
              </w:rPr>
              <w:t>01</w:t>
            </w:r>
          </w:p>
        </w:tc>
      </w:tr>
      <w:bookmarkEnd w:id="15"/>
    </w:tbl>
    <w:p w:rsidR="00957860" w:rsidRDefault="00957860">
      <w:pPr>
        <w:pStyle w:val="HR2"/>
        <w:ind w:firstLineChars="0" w:firstLine="0"/>
      </w:pPr>
    </w:p>
    <w:p w:rsidR="00957860" w:rsidRDefault="00957860">
      <w:pPr>
        <w:ind w:firstLine="420"/>
        <w:jc w:val="center"/>
      </w:pPr>
    </w:p>
    <w:sectPr w:rsidR="00957860">
      <w:headerReference w:type="even" r:id="rId19"/>
      <w:footerReference w:type="default" r:id="rId20"/>
      <w:pgSz w:w="11906" w:h="16838"/>
      <w:pgMar w:top="1021" w:right="1134" w:bottom="1021" w:left="158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306" w:rsidRDefault="003F1306">
      <w:r>
        <w:separator/>
      </w:r>
    </w:p>
  </w:endnote>
  <w:endnote w:type="continuationSeparator" w:id="0">
    <w:p w:rsidR="003F1306" w:rsidRDefault="003F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auto"/>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pPr>
      <w:pStyle w:val="aff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pPr>
      <w:pStyle w:val="aff9"/>
      <w:jc w:val="center"/>
    </w:pPr>
    <w:r>
      <w:rPr>
        <w:rFonts w:hAnsi="宋体" w:hint="eastAsia"/>
      </w:rPr>
      <w:t>第</w:t>
    </w:r>
    <w:r>
      <w:rPr>
        <w:rStyle w:val="afffb"/>
      </w:rPr>
      <w:fldChar w:fldCharType="begin"/>
    </w:r>
    <w:r>
      <w:rPr>
        <w:rStyle w:val="afffb"/>
      </w:rPr>
      <w:instrText xml:space="preserve"> PAGE </w:instrText>
    </w:r>
    <w:r>
      <w:rPr>
        <w:rStyle w:val="afffb"/>
      </w:rPr>
      <w:fldChar w:fldCharType="separate"/>
    </w:r>
    <w:r w:rsidR="00985E59">
      <w:rPr>
        <w:rStyle w:val="afffb"/>
        <w:noProof/>
      </w:rPr>
      <w:t>III</w:t>
    </w:r>
    <w:r>
      <w:rPr>
        <w:rStyle w:val="afffb"/>
      </w:rPr>
      <w:fldChar w:fldCharType="end"/>
    </w:r>
    <w:r>
      <w:rPr>
        <w:rFonts w:hAnsi="宋体" w:hint="eastAsia"/>
      </w:rPr>
      <w:t>页</w:t>
    </w:r>
    <w:r>
      <w:rPr>
        <w:rFonts w:hAnsi="宋体" w:hint="eastAsia"/>
      </w:rPr>
      <w:t>/</w:t>
    </w:r>
    <w:r>
      <w:rPr>
        <w:rFonts w:hAnsi="宋体" w:hint="eastAsia"/>
      </w:rPr>
      <w:t>共</w:t>
    </w:r>
    <w:r>
      <w:rPr>
        <w:rStyle w:val="afffb"/>
      </w:rPr>
      <w:fldChar w:fldCharType="begin"/>
    </w:r>
    <w:r>
      <w:rPr>
        <w:rStyle w:val="afffb"/>
      </w:rPr>
      <w:instrText xml:space="preserve"> PAGE </w:instrText>
    </w:r>
    <w:r>
      <w:rPr>
        <w:rStyle w:val="afffb"/>
      </w:rPr>
      <w:fldChar w:fldCharType="separate"/>
    </w:r>
    <w:r w:rsidR="00985E59">
      <w:rPr>
        <w:rStyle w:val="afffb"/>
        <w:noProof/>
      </w:rPr>
      <w:t>III</w:t>
    </w:r>
    <w:r>
      <w:rPr>
        <w:rStyle w:val="afffb"/>
      </w:rPr>
      <w:fldChar w:fldCharType="end"/>
    </w:r>
    <w:r>
      <w:rPr>
        <w:rFonts w:hAnsi="宋体" w:hint="eastAsia"/>
      </w:rPr>
      <w:t>页</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pPr>
      <w:pStyle w:val="aff9"/>
      <w:jc w:val="center"/>
    </w:pPr>
    <w:r>
      <w:t>第</w:t>
    </w:r>
    <w:r>
      <w:rPr>
        <w:rStyle w:val="afffb"/>
      </w:rPr>
      <w:fldChar w:fldCharType="begin"/>
    </w:r>
    <w:r>
      <w:rPr>
        <w:rStyle w:val="afffb"/>
      </w:rPr>
      <w:instrText xml:space="preserve"> PAGE </w:instrText>
    </w:r>
    <w:r>
      <w:rPr>
        <w:rStyle w:val="afffb"/>
      </w:rPr>
      <w:fldChar w:fldCharType="separate"/>
    </w:r>
    <w:r w:rsidR="00985E59">
      <w:rPr>
        <w:rStyle w:val="afffb"/>
        <w:noProof/>
      </w:rPr>
      <w:t>18</w:t>
    </w:r>
    <w:r>
      <w:rPr>
        <w:rStyle w:val="afffb"/>
      </w:rPr>
      <w:fldChar w:fldCharType="end"/>
    </w:r>
    <w:r>
      <w:t>页</w:t>
    </w:r>
    <w:r>
      <w:rPr>
        <w:rFonts w:hint="eastAsia"/>
      </w:rPr>
      <w:t>/</w:t>
    </w:r>
    <w:r>
      <w:rPr>
        <w:rFonts w:hint="eastAsia"/>
      </w:rPr>
      <w:t>共</w:t>
    </w:r>
    <w:r>
      <w:fldChar w:fldCharType="begin"/>
    </w:r>
    <w:r>
      <w:instrText xml:space="preserve"> </w:instrText>
    </w:r>
    <w:r>
      <w:rPr>
        <w:rFonts w:hint="eastAsia"/>
      </w:rPr>
      <w:instrText>=</w:instrText>
    </w:r>
    <w:r>
      <w:fldChar w:fldCharType="begin"/>
    </w:r>
    <w:r>
      <w:instrText xml:space="preserve"> </w:instrText>
    </w:r>
    <w:r>
      <w:rPr>
        <w:rFonts w:hint="eastAsia"/>
      </w:rPr>
      <w:instrText xml:space="preserve">SECTIONPAGES </w:instrText>
    </w:r>
    <w:r>
      <w:instrText xml:space="preserve"> </w:instrText>
    </w:r>
    <w:r>
      <w:fldChar w:fldCharType="separate"/>
    </w:r>
    <w:r w:rsidR="00985E59">
      <w:rPr>
        <w:noProof/>
      </w:rPr>
      <w:instrText>18</w:instrText>
    </w:r>
    <w:r>
      <w:fldChar w:fldCharType="end"/>
    </w:r>
    <w:r>
      <w:instrText xml:space="preserve"> </w:instrText>
    </w:r>
    <w:r>
      <w:fldChar w:fldCharType="separate"/>
    </w:r>
    <w:r w:rsidR="00985E59">
      <w:rPr>
        <w:noProof/>
      </w:rPr>
      <w:t>18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306" w:rsidRDefault="003F1306">
      <w:r>
        <w:separator/>
      </w:r>
    </w:p>
  </w:footnote>
  <w:footnote w:type="continuationSeparator" w:id="0">
    <w:p w:rsidR="003F1306" w:rsidRDefault="003F13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pPr>
      <w:pStyle w:val="affb"/>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B65A0D">
    <w:pPr>
      <w:pStyle w:val="affb"/>
      <w:jc w:val="both"/>
      <w:rPr>
        <w:sz w:val="10"/>
        <w:szCs w:val="10"/>
      </w:rPr>
    </w:pPr>
    <w:r>
      <w:rPr>
        <w:sz w:val="21"/>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1pt;height:40.3pt">
          <v:imagedata r:id="rId1" o:title="" croptop="26245f" cropbottom="29849f" cropleft="28699f" cropright="28710f"/>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F07" w:rsidRDefault="00AE5F0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tentative="1">
      <w:start w:val="1"/>
      <w:numFmt w:val="decimal"/>
      <w:pStyle w:val="2"/>
      <w:lvlText w:val="%1."/>
      <w:lvlJc w:val="left"/>
      <w:pPr>
        <w:tabs>
          <w:tab w:val="left" w:pos="1492"/>
        </w:tabs>
        <w:ind w:left="1492" w:hanging="360"/>
      </w:pPr>
    </w:lvl>
  </w:abstractNum>
  <w:abstractNum w:abstractNumId="1" w15:restartNumberingAfterBreak="0">
    <w:nsid w:val="FFFFFF7D"/>
    <w:multiLevelType w:val="singleLevel"/>
    <w:tmpl w:val="FFFFFF7D"/>
    <w:lvl w:ilvl="0" w:tentative="1">
      <w:start w:val="1"/>
      <w:numFmt w:val="decimal"/>
      <w:pStyle w:val="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tentative="1">
      <w:start w:val="1"/>
      <w:numFmt w:val="decimal"/>
      <w:pStyle w:val="5"/>
      <w:lvlText w:val="%1."/>
      <w:lvlJc w:val="left"/>
      <w:pPr>
        <w:tabs>
          <w:tab w:val="left" w:pos="926"/>
        </w:tabs>
        <w:ind w:left="926" w:hanging="360"/>
      </w:pPr>
    </w:lvl>
  </w:abstractNum>
  <w:abstractNum w:abstractNumId="3" w15:restartNumberingAfterBreak="0">
    <w:nsid w:val="FFFFFF7F"/>
    <w:multiLevelType w:val="singleLevel"/>
    <w:tmpl w:val="FFFFFF7F"/>
    <w:lvl w:ilvl="0" w:tentative="1">
      <w:start w:val="1"/>
      <w:numFmt w:val="decimal"/>
      <w:pStyle w:val="40"/>
      <w:lvlText w:val="%1."/>
      <w:lvlJc w:val="left"/>
      <w:pPr>
        <w:tabs>
          <w:tab w:val="left" w:pos="643"/>
        </w:tabs>
        <w:ind w:left="643" w:hanging="360"/>
      </w:pPr>
    </w:lvl>
  </w:abstractNum>
  <w:abstractNum w:abstractNumId="4" w15:restartNumberingAfterBreak="0">
    <w:nsid w:val="FFFFFF80"/>
    <w:multiLevelType w:val="singleLevel"/>
    <w:tmpl w:val="FFFFFF80"/>
    <w:lvl w:ilvl="0" w:tentative="1">
      <w:start w:val="1"/>
      <w:numFmt w:val="bullet"/>
      <w:pStyle w:val="9"/>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tentative="1">
      <w:start w:val="1"/>
      <w:numFmt w:val="bullet"/>
      <w:pStyle w:val="8"/>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tentative="1">
      <w:start w:val="1"/>
      <w:numFmt w:val="bullet"/>
      <w:pStyle w:val="a"/>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tentative="1">
      <w:start w:val="1"/>
      <w:numFmt w:val="bullet"/>
      <w:pStyle w:val="a0"/>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tentative="1">
      <w:start w:val="1"/>
      <w:numFmt w:val="decimal"/>
      <w:pStyle w:val="3"/>
      <w:lvlText w:val="%1."/>
      <w:lvlJc w:val="left"/>
      <w:pPr>
        <w:tabs>
          <w:tab w:val="left" w:pos="360"/>
        </w:tabs>
        <w:ind w:left="360" w:hanging="360"/>
      </w:pPr>
    </w:lvl>
  </w:abstractNum>
  <w:abstractNum w:abstractNumId="9" w15:restartNumberingAfterBreak="0">
    <w:nsid w:val="FFFFFF89"/>
    <w:multiLevelType w:val="singleLevel"/>
    <w:tmpl w:val="FFFFFF89"/>
    <w:lvl w:ilvl="0" w:tentative="1">
      <w:start w:val="1"/>
      <w:numFmt w:val="bullet"/>
      <w:pStyle w:val="a1"/>
      <w:lvlText w:val=""/>
      <w:lvlJc w:val="left"/>
      <w:pPr>
        <w:tabs>
          <w:tab w:val="left" w:pos="360"/>
        </w:tabs>
        <w:ind w:left="360" w:hanging="360"/>
      </w:pPr>
      <w:rPr>
        <w:rFonts w:ascii="Symbol" w:hAnsi="Symbol" w:hint="default"/>
      </w:rPr>
    </w:lvl>
  </w:abstractNum>
  <w:abstractNum w:abstractNumId="10" w15:restartNumberingAfterBreak="0">
    <w:nsid w:val="0000001F"/>
    <w:multiLevelType w:val="multilevel"/>
    <w:tmpl w:val="0000001F"/>
    <w:lvl w:ilvl="0" w:tentative="1">
      <w:start w:val="1"/>
      <w:numFmt w:val="decimal"/>
      <w:pStyle w:val="HR1"/>
      <w:lvlText w:val="%1"/>
      <w:lvlJc w:val="left"/>
      <w:pPr>
        <w:tabs>
          <w:tab w:val="left" w:pos="284"/>
        </w:tabs>
        <w:ind w:left="0" w:firstLine="0"/>
      </w:pPr>
      <w:rPr>
        <w:rFonts w:hint="eastAsia"/>
      </w:rPr>
    </w:lvl>
    <w:lvl w:ilvl="1" w:tentative="1">
      <w:start w:val="1"/>
      <w:numFmt w:val="decimal"/>
      <w:lvlText w:val="%1.%2"/>
      <w:lvlJc w:val="left"/>
      <w:pPr>
        <w:tabs>
          <w:tab w:val="left" w:pos="454"/>
        </w:tabs>
        <w:ind w:left="0" w:firstLine="0"/>
      </w:pPr>
      <w:rPr>
        <w:rFonts w:hint="eastAsia"/>
      </w:rPr>
    </w:lvl>
    <w:lvl w:ilvl="2" w:tentative="1">
      <w:start w:val="1"/>
      <w:numFmt w:val="decimal"/>
      <w:pStyle w:val="HR3"/>
      <w:lvlText w:val="%1.%2.%3"/>
      <w:lvlJc w:val="left"/>
      <w:pPr>
        <w:tabs>
          <w:tab w:val="left" w:pos="624"/>
        </w:tabs>
        <w:ind w:left="0" w:firstLine="0"/>
      </w:pPr>
      <w:rPr>
        <w:rFonts w:hint="eastAsia"/>
      </w:rPr>
    </w:lvl>
    <w:lvl w:ilvl="3" w:tentative="1">
      <w:start w:val="1"/>
      <w:numFmt w:val="decimal"/>
      <w:lvlText w:val="%1.%2.%3.%4"/>
      <w:lvlJc w:val="left"/>
      <w:pPr>
        <w:tabs>
          <w:tab w:val="left" w:pos="794"/>
        </w:tabs>
        <w:ind w:left="0" w:firstLine="0"/>
      </w:pPr>
      <w:rPr>
        <w:rFonts w:hint="eastAsia"/>
      </w:rPr>
    </w:lvl>
    <w:lvl w:ilvl="4" w:tentative="1">
      <w:start w:val="1"/>
      <w:numFmt w:val="decimal"/>
      <w:pStyle w:val="HR5"/>
      <w:lvlText w:val="%1.%2.%3.%4.%5"/>
      <w:lvlJc w:val="left"/>
      <w:pPr>
        <w:tabs>
          <w:tab w:val="left" w:pos="964"/>
        </w:tabs>
        <w:ind w:left="0" w:firstLine="0"/>
      </w:pPr>
      <w:rPr>
        <w:rFonts w:hint="eastAsia"/>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1" w15:restartNumberingAfterBreak="0">
    <w:nsid w:val="00000033"/>
    <w:multiLevelType w:val="multilevel"/>
    <w:tmpl w:val="00000033"/>
    <w:lvl w:ilvl="0" w:tentative="1">
      <w:start w:val="1"/>
      <w:numFmt w:val="decimal"/>
      <w:lvlText w:val="%1"/>
      <w:lvlJc w:val="left"/>
      <w:pPr>
        <w:tabs>
          <w:tab w:val="left" w:pos="284"/>
        </w:tabs>
        <w:ind w:left="0" w:firstLine="0"/>
      </w:pPr>
      <w:rPr>
        <w:b w:val="0"/>
        <w:bCs w:val="0"/>
        <w:i w:val="0"/>
        <w:iCs w:val="0"/>
        <w:caps w:val="0"/>
        <w:smallCaps w:val="0"/>
        <w:strike w:val="0"/>
        <w:dstrike w:val="0"/>
        <w:spacing w:val="0"/>
        <w:position w:val="0"/>
        <w:u w:val="none"/>
      </w:rPr>
    </w:lvl>
    <w:lvl w:ilvl="1">
      <w:start w:val="1"/>
      <w:numFmt w:val="decimal"/>
      <w:lvlText w:val="%1.%2"/>
      <w:lvlJc w:val="left"/>
      <w:pPr>
        <w:tabs>
          <w:tab w:val="left" w:pos="454"/>
        </w:tabs>
        <w:ind w:left="0" w:firstLine="0"/>
      </w:pPr>
      <w:rPr>
        <w:b w:val="0"/>
        <w:bCs w:val="0"/>
        <w:i w:val="0"/>
        <w:iCs w:val="0"/>
        <w:caps w:val="0"/>
        <w:smallCaps w:val="0"/>
        <w:strike w:val="0"/>
        <w:dstrike w:val="0"/>
        <w:spacing w:val="0"/>
        <w:position w:val="0"/>
        <w:u w:val="none"/>
      </w:rPr>
    </w:lvl>
    <w:lvl w:ilvl="2" w:tentative="1">
      <w:start w:val="1"/>
      <w:numFmt w:val="decimal"/>
      <w:lvlText w:val="%1.%2.%3"/>
      <w:lvlJc w:val="left"/>
      <w:pPr>
        <w:tabs>
          <w:tab w:val="left" w:pos="624"/>
        </w:tabs>
        <w:ind w:left="0" w:firstLine="0"/>
      </w:pPr>
      <w:rPr>
        <w:rFonts w:hint="eastAsia"/>
      </w:rPr>
    </w:lvl>
    <w:lvl w:ilvl="3" w:tentative="1">
      <w:start w:val="1"/>
      <w:numFmt w:val="decimal"/>
      <w:lvlText w:val="%1.%2.%3.%4"/>
      <w:lvlJc w:val="left"/>
      <w:pPr>
        <w:tabs>
          <w:tab w:val="left" w:pos="794"/>
        </w:tabs>
        <w:ind w:left="0" w:firstLine="0"/>
      </w:pPr>
      <w:rPr>
        <w:b w:val="0"/>
        <w:bCs w:val="0"/>
        <w:i w:val="0"/>
        <w:iCs w:val="0"/>
        <w:caps w:val="0"/>
        <w:smallCaps w:val="0"/>
        <w:strike w:val="0"/>
        <w:dstrike w:val="0"/>
        <w:spacing w:val="0"/>
        <w:position w:val="0"/>
        <w:u w:val="none"/>
      </w:rPr>
    </w:lvl>
    <w:lvl w:ilvl="4" w:tentative="1">
      <w:start w:val="1"/>
      <w:numFmt w:val="decimal"/>
      <w:lvlText w:val="%1.%2.%3.%4.%5"/>
      <w:lvlJc w:val="left"/>
      <w:pPr>
        <w:tabs>
          <w:tab w:val="left" w:pos="964"/>
        </w:tabs>
        <w:ind w:left="0" w:firstLine="0"/>
      </w:pPr>
      <w:rPr>
        <w:b w:val="0"/>
        <w:bCs w:val="0"/>
        <w:i w:val="0"/>
        <w:iCs w:val="0"/>
        <w:caps w:val="0"/>
        <w:smallCaps w:val="0"/>
        <w:strike w:val="0"/>
        <w:dstrike w:val="0"/>
        <w:spacing w:val="0"/>
        <w:position w:val="0"/>
        <w:u w:val="none"/>
      </w:rPr>
    </w:lvl>
    <w:lvl w:ilvl="5" w:tentative="1">
      <w:start w:val="1"/>
      <w:numFmt w:val="decimal"/>
      <w:lvlText w:val="%1.%2.%3.%4.%5.%6"/>
      <w:lvlJc w:val="left"/>
      <w:pPr>
        <w:tabs>
          <w:tab w:val="left" w:pos="1134"/>
        </w:tabs>
        <w:ind w:left="0" w:firstLine="0"/>
      </w:pPr>
      <w:rPr>
        <w:rFonts w:hint="eastAsia"/>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numFmt w:val="decimal"/>
      <w:lvlText w:val="%1.%2.%3.%4.%5.%6.%7.%8.%9."/>
      <w:lvlJc w:val="left"/>
      <w:pPr>
        <w:tabs>
          <w:tab w:val="left" w:pos="1559"/>
        </w:tabs>
        <w:ind w:left="1559" w:hanging="1559"/>
      </w:pPr>
      <w:rPr>
        <w:rFonts w:hint="eastAsia"/>
      </w:rPr>
    </w:lvl>
  </w:abstractNum>
  <w:abstractNum w:abstractNumId="12" w15:restartNumberingAfterBreak="0">
    <w:nsid w:val="00000034"/>
    <w:multiLevelType w:val="multilevel"/>
    <w:tmpl w:val="00000034"/>
    <w:lvl w:ilvl="0">
      <w:start w:val="1"/>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tentative="1">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tentative="1">
      <w:numFmt w:val="decimal"/>
      <w:lvlText w:val="%1.%2.%3"/>
      <w:lvlJc w:val="left"/>
      <w:pPr>
        <w:tabs>
          <w:tab w:val="left" w:pos="624"/>
        </w:tabs>
        <w:ind w:left="0" w:firstLine="0"/>
      </w:pPr>
      <w:rPr>
        <w:rFonts w:hint="eastAsia"/>
      </w:rPr>
    </w:lvl>
    <w:lvl w:ilvl="3" w:tentative="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3" w15:restartNumberingAfterBreak="0">
    <w:nsid w:val="08DF07E1"/>
    <w:multiLevelType w:val="multilevel"/>
    <w:tmpl w:val="08DF07E1"/>
    <w:lvl w:ilvl="0" w:tentative="1">
      <w:start w:val="1"/>
      <w:numFmt w:val="decimal"/>
      <w:pStyle w:val="30"/>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4" w15:restartNumberingAfterBreak="0">
    <w:nsid w:val="0E156EDA"/>
    <w:multiLevelType w:val="multilevel"/>
    <w:tmpl w:val="0E156EDA"/>
    <w:lvl w:ilvl="0" w:tentative="1">
      <w:start w:val="1"/>
      <w:numFmt w:val="upperLetter"/>
      <w:pStyle w:val="HR10"/>
      <w:suff w:val="nothing"/>
      <w:lvlText w:val="附 录 %1  "/>
      <w:lvlJc w:val="left"/>
      <w:pPr>
        <w:ind w:left="0" w:firstLine="0"/>
      </w:pPr>
      <w:rPr>
        <w:rFonts w:ascii="宋体" w:eastAsia="黑体" w:hAnsi="宋体" w:hint="eastAsia"/>
        <w:b w:val="0"/>
        <w:i w:val="0"/>
        <w:sz w:val="24"/>
      </w:rPr>
    </w:lvl>
    <w:lvl w:ilvl="1" w:tentative="1">
      <w:start w:val="1"/>
      <w:numFmt w:val="decimal"/>
      <w:pStyle w:val="a2"/>
      <w:suff w:val="nothing"/>
      <w:lvlText w:val="%1%2　"/>
      <w:lvlJc w:val="left"/>
      <w:pPr>
        <w:ind w:left="0" w:firstLine="0"/>
      </w:pPr>
      <w:rPr>
        <w:rFonts w:ascii="黑体" w:eastAsia="黑体" w:hAnsi="Times New Roman" w:hint="eastAsia"/>
        <w:b w:val="0"/>
        <w:i w:val="0"/>
        <w:spacing w:val="0"/>
        <w:w w:val="100"/>
        <w:kern w:val="21"/>
        <w:sz w:val="24"/>
      </w:rPr>
    </w:lvl>
    <w:lvl w:ilvl="2" w:tentative="1">
      <w:start w:val="1"/>
      <w:numFmt w:val="decimal"/>
      <w:suff w:val="nothing"/>
      <w:lvlText w:val="%1%2.%3　"/>
      <w:lvlJc w:val="left"/>
      <w:pPr>
        <w:ind w:left="0" w:firstLine="0"/>
      </w:pPr>
      <w:rPr>
        <w:rFonts w:ascii="黑体" w:eastAsia="黑体" w:hAnsi="Times New Roman" w:hint="eastAsia"/>
        <w:b w:val="0"/>
        <w:i w:val="0"/>
        <w:sz w:val="24"/>
      </w:rPr>
    </w:lvl>
    <w:lvl w:ilvl="3" w:tentative="1">
      <w:start w:val="1"/>
      <w:numFmt w:val="decimal"/>
      <w:suff w:val="nothing"/>
      <w:lvlText w:val="%1%2.%3.%4　"/>
      <w:lvlJc w:val="left"/>
      <w:pPr>
        <w:ind w:left="0" w:firstLine="0"/>
      </w:pPr>
      <w:rPr>
        <w:rFonts w:ascii="黑体" w:eastAsia="黑体" w:hAnsi="Times New Roman" w:hint="eastAsia"/>
        <w:b w:val="0"/>
        <w:i w:val="0"/>
        <w:sz w:val="24"/>
      </w:rPr>
    </w:lvl>
    <w:lvl w:ilvl="4" w:tentative="1">
      <w:start w:val="1"/>
      <w:numFmt w:val="decimal"/>
      <w:suff w:val="nothing"/>
      <w:lvlText w:val="%1%2.%3.%4.%5　"/>
      <w:lvlJc w:val="left"/>
      <w:pPr>
        <w:ind w:left="0" w:firstLine="0"/>
      </w:pPr>
      <w:rPr>
        <w:rFonts w:ascii="黑体" w:eastAsia="黑体" w:hAnsi="Times New Roman" w:hint="eastAsia"/>
        <w:b w:val="0"/>
        <w:i w:val="0"/>
        <w:sz w:val="24"/>
      </w:rPr>
    </w:lvl>
    <w:lvl w:ilvl="5" w:tentative="1">
      <w:start w:val="1"/>
      <w:numFmt w:val="decimal"/>
      <w:suff w:val="nothing"/>
      <w:lvlText w:val="%1%2.%3.%4.%5.%6　"/>
      <w:lvlJc w:val="left"/>
      <w:pPr>
        <w:ind w:left="0" w:firstLine="0"/>
      </w:pPr>
      <w:rPr>
        <w:rFonts w:ascii="黑体" w:eastAsia="黑体" w:hAnsi="Times New Roman" w:hint="eastAsia"/>
        <w:b w:val="0"/>
        <w:i w:val="0"/>
        <w:sz w:val="24"/>
      </w:rPr>
    </w:lvl>
    <w:lvl w:ilvl="6" w:tentative="1">
      <w:start w:val="1"/>
      <w:numFmt w:val="decimal"/>
      <w:suff w:val="nothing"/>
      <w:lvlText w:val="%1%2.%3.%4.%5.%6.%7　"/>
      <w:lvlJc w:val="left"/>
      <w:pPr>
        <w:ind w:left="0" w:firstLine="0"/>
      </w:pPr>
      <w:rPr>
        <w:rFonts w:ascii="黑体" w:eastAsia="黑体" w:hAnsi="Times New Roman" w:hint="eastAsia"/>
        <w:b w:val="0"/>
        <w:i w:val="0"/>
        <w:sz w:val="24"/>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5" w15:restartNumberingAfterBreak="0">
    <w:nsid w:val="178611F2"/>
    <w:multiLevelType w:val="multilevel"/>
    <w:tmpl w:val="178611F2"/>
    <w:lvl w:ilvl="0" w:tentative="1">
      <w:start w:val="1"/>
      <w:numFmt w:val="decimal"/>
      <w:pStyle w:val="HR"/>
      <w:lvlText w:val="图 %1"/>
      <w:lvlJc w:val="center"/>
      <w:pPr>
        <w:tabs>
          <w:tab w:val="left" w:pos="600"/>
        </w:tabs>
        <w:ind w:left="600" w:hanging="400"/>
      </w:pPr>
      <w:rPr>
        <w:rFonts w:ascii="Arial" w:eastAsia="宋体" w:hAnsi="Arial" w:cs="Arial" w:hint="default"/>
        <w:sz w:val="21"/>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6" w15:restartNumberingAfterBreak="0">
    <w:nsid w:val="17FA10B8"/>
    <w:multiLevelType w:val="multilevel"/>
    <w:tmpl w:val="17FA10B8"/>
    <w:lvl w:ilvl="0" w:tentative="1">
      <w:start w:val="2"/>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tentative="1">
      <w:start w:val="2"/>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tentative="1">
      <w:start w:val="4"/>
      <w:numFmt w:val="decimal"/>
      <w:lvlText w:val="%1.%2.%3"/>
      <w:lvlJc w:val="left"/>
      <w:pPr>
        <w:tabs>
          <w:tab w:val="left" w:pos="624"/>
        </w:tabs>
        <w:ind w:left="0" w:firstLine="0"/>
      </w:pPr>
      <w:rPr>
        <w:rFonts w:hint="eastAsia"/>
      </w:rPr>
    </w:lvl>
    <w:lvl w:ilvl="3">
      <w:start w:val="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18704622"/>
    <w:multiLevelType w:val="multilevel"/>
    <w:tmpl w:val="18704622"/>
    <w:lvl w:ilvl="0" w:tentative="1">
      <w:start w:val="2"/>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tentative="1">
      <w:start w:val="2"/>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tentative="1">
      <w:start w:val="6"/>
      <w:numFmt w:val="decimal"/>
      <w:lvlText w:val="%1.%2.%3"/>
      <w:lvlJc w:val="left"/>
      <w:pPr>
        <w:tabs>
          <w:tab w:val="left" w:pos="624"/>
        </w:tabs>
        <w:ind w:left="0" w:firstLine="0"/>
      </w:pPr>
      <w:rPr>
        <w:rFonts w:hint="eastAsia"/>
      </w:rPr>
    </w:lvl>
    <w:lvl w:ilvl="3">
      <w:start w:val="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8" w15:restartNumberingAfterBreak="0">
    <w:nsid w:val="194052C7"/>
    <w:multiLevelType w:val="multilevel"/>
    <w:tmpl w:val="194052C7"/>
    <w:lvl w:ilvl="0">
      <w:start w:val="1"/>
      <w:numFmt w:val="decimal"/>
      <w:lvlText w:val="表%1"/>
      <w:lvlJc w:val="left"/>
      <w:pPr>
        <w:ind w:left="840" w:hanging="420"/>
      </w:pPr>
      <w:rPr>
        <w:rFonts w:hint="eastAsia"/>
        <w:b w:val="0"/>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19" w15:restartNumberingAfterBreak="0">
    <w:nsid w:val="1D22500B"/>
    <w:multiLevelType w:val="multilevel"/>
    <w:tmpl w:val="1D22500B"/>
    <w:lvl w:ilvl="0" w:tentative="1">
      <w:start w:val="1"/>
      <w:numFmt w:val="decimal"/>
      <w:pStyle w:val="20"/>
      <w:lvlText w:val="%1)"/>
      <w:lvlJc w:val="left"/>
      <w:pPr>
        <w:tabs>
          <w:tab w:val="left" w:pos="936"/>
        </w:tabs>
        <w:ind w:left="0" w:firstLine="4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0" w15:restartNumberingAfterBreak="0">
    <w:nsid w:val="27440E1B"/>
    <w:multiLevelType w:val="multilevel"/>
    <w:tmpl w:val="27440E1B"/>
    <w:lvl w:ilvl="0" w:tentative="1">
      <w:start w:val="2"/>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tentative="1">
      <w:start w:val="2"/>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start w:val="1"/>
      <w:numFmt w:val="decimal"/>
      <w:lvlText w:val="%1.%2.%3"/>
      <w:lvlJc w:val="left"/>
      <w:pPr>
        <w:tabs>
          <w:tab w:val="left" w:pos="624"/>
        </w:tabs>
        <w:ind w:left="0" w:firstLine="0"/>
      </w:pPr>
      <w:rPr>
        <w:rFonts w:hint="eastAsia"/>
      </w:rPr>
    </w:lvl>
    <w:lvl w:ilvl="3" w:tentative="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21" w15:restartNumberingAfterBreak="0">
    <w:nsid w:val="2F395CBB"/>
    <w:multiLevelType w:val="multilevel"/>
    <w:tmpl w:val="2F395CBB"/>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22" w15:restartNumberingAfterBreak="0">
    <w:nsid w:val="30EA4D59"/>
    <w:multiLevelType w:val="multilevel"/>
    <w:tmpl w:val="30EA4D59"/>
    <w:lvl w:ilvl="0" w:tentative="1">
      <w:start w:val="1"/>
      <w:numFmt w:val="decimal"/>
      <w:pStyle w:val="HR025"/>
      <w:lvlText w:val="图 %1"/>
      <w:lvlJc w:val="center"/>
      <w:pPr>
        <w:ind w:left="620" w:hanging="420"/>
      </w:pPr>
      <w:rPr>
        <w:rFonts w:ascii="Times New Roman" w:hAnsi="Times New Roman" w:cs="Times New Roman" w:hint="eastAsia"/>
        <w:b w:val="0"/>
        <w:bCs w:val="0"/>
        <w:i w:val="0"/>
        <w:iCs w:val="0"/>
        <w:caps w:val="0"/>
        <w:smallCaps w:val="0"/>
        <w:strike w:val="0"/>
        <w:dstrike w:val="0"/>
        <w:color w:val="000000"/>
        <w:spacing w:val="0"/>
        <w:position w:val="0"/>
        <w:u w:val="none"/>
      </w:rPr>
    </w:lvl>
    <w:lvl w:ilvl="1" w:tentative="1">
      <w:start w:val="1"/>
      <w:numFmt w:val="lowerLetter"/>
      <w:lvlText w:val="%2)"/>
      <w:lvlJc w:val="left"/>
      <w:pPr>
        <w:ind w:left="1040" w:hanging="420"/>
      </w:pPr>
    </w:lvl>
    <w:lvl w:ilvl="2" w:tentative="1">
      <w:start w:val="1"/>
      <w:numFmt w:val="lowerRoman"/>
      <w:lvlText w:val="%3."/>
      <w:lvlJc w:val="right"/>
      <w:pPr>
        <w:ind w:left="1460" w:hanging="420"/>
      </w:pPr>
    </w:lvl>
    <w:lvl w:ilvl="3" w:tentative="1">
      <w:start w:val="1"/>
      <w:numFmt w:val="decimal"/>
      <w:lvlText w:val="%4."/>
      <w:lvlJc w:val="left"/>
      <w:pPr>
        <w:ind w:left="1880" w:hanging="420"/>
      </w:pPr>
    </w:lvl>
    <w:lvl w:ilvl="4" w:tentative="1">
      <w:start w:val="1"/>
      <w:numFmt w:val="lowerLetter"/>
      <w:lvlText w:val="%5)"/>
      <w:lvlJc w:val="left"/>
      <w:pPr>
        <w:ind w:left="2300" w:hanging="420"/>
      </w:pPr>
    </w:lvl>
    <w:lvl w:ilvl="5" w:tentative="1">
      <w:start w:val="1"/>
      <w:numFmt w:val="lowerRoman"/>
      <w:lvlText w:val="%6."/>
      <w:lvlJc w:val="right"/>
      <w:pPr>
        <w:ind w:left="2720" w:hanging="420"/>
      </w:pPr>
    </w:lvl>
    <w:lvl w:ilvl="6" w:tentative="1">
      <w:start w:val="1"/>
      <w:numFmt w:val="decimal"/>
      <w:lvlText w:val="%7."/>
      <w:lvlJc w:val="left"/>
      <w:pPr>
        <w:ind w:left="3140" w:hanging="420"/>
      </w:pPr>
    </w:lvl>
    <w:lvl w:ilvl="7" w:tentative="1">
      <w:start w:val="1"/>
      <w:numFmt w:val="lowerLetter"/>
      <w:lvlText w:val="%8)"/>
      <w:lvlJc w:val="left"/>
      <w:pPr>
        <w:ind w:left="3560" w:hanging="420"/>
      </w:pPr>
    </w:lvl>
    <w:lvl w:ilvl="8" w:tentative="1">
      <w:start w:val="1"/>
      <w:numFmt w:val="lowerRoman"/>
      <w:lvlText w:val="%9."/>
      <w:lvlJc w:val="right"/>
      <w:pPr>
        <w:ind w:left="3980" w:hanging="420"/>
      </w:pPr>
    </w:lvl>
  </w:abstractNum>
  <w:abstractNum w:abstractNumId="23" w15:restartNumberingAfterBreak="0">
    <w:nsid w:val="3139138D"/>
    <w:multiLevelType w:val="multilevel"/>
    <w:tmpl w:val="3139138D"/>
    <w:lvl w:ilvl="0" w:tentative="1">
      <w:start w:val="2"/>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start w:val="1"/>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tentative="1">
      <w:numFmt w:val="decimal"/>
      <w:lvlText w:val="%1.%2.%3"/>
      <w:lvlJc w:val="left"/>
      <w:pPr>
        <w:tabs>
          <w:tab w:val="left" w:pos="624"/>
        </w:tabs>
        <w:ind w:left="0" w:firstLine="0"/>
      </w:pPr>
      <w:rPr>
        <w:rFonts w:hint="eastAsia"/>
      </w:rPr>
    </w:lvl>
    <w:lvl w:ilvl="3" w:tentative="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24" w15:restartNumberingAfterBreak="0">
    <w:nsid w:val="37434EEF"/>
    <w:multiLevelType w:val="multilevel"/>
    <w:tmpl w:val="37434EEF"/>
    <w:lvl w:ilvl="0" w:tentative="1">
      <w:start w:val="3"/>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start w:val="3"/>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start w:val="1"/>
      <w:numFmt w:val="decimal"/>
      <w:lvlText w:val="%1.%2.%3"/>
      <w:lvlJc w:val="left"/>
      <w:pPr>
        <w:tabs>
          <w:tab w:val="left" w:pos="624"/>
        </w:tabs>
        <w:ind w:left="0" w:firstLine="0"/>
      </w:pPr>
      <w:rPr>
        <w:rFonts w:hint="eastAsia"/>
      </w:rPr>
    </w:lvl>
    <w:lvl w:ilvl="3" w:tentative="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25" w15:restartNumberingAfterBreak="0">
    <w:nsid w:val="3DAC3796"/>
    <w:multiLevelType w:val="multilevel"/>
    <w:tmpl w:val="3DAC3796"/>
    <w:lvl w:ilvl="0">
      <w:start w:val="1"/>
      <w:numFmt w:val="decimal"/>
      <w:lvlText w:val="图%1"/>
      <w:lvlJc w:val="left"/>
      <w:pPr>
        <w:ind w:left="420" w:hanging="420"/>
      </w:pPr>
      <w:rPr>
        <w:rFonts w:hint="eastAsia"/>
        <w:b w:val="0"/>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15:restartNumberingAfterBreak="0">
    <w:nsid w:val="3FCE1019"/>
    <w:multiLevelType w:val="multilevel"/>
    <w:tmpl w:val="3FCE1019"/>
    <w:lvl w:ilvl="0" w:tentative="1">
      <w:start w:val="1"/>
      <w:numFmt w:val="bullet"/>
      <w:pStyle w:val="50"/>
      <w:lvlText w:val=""/>
      <w:lvlJc w:val="left"/>
      <w:pPr>
        <w:tabs>
          <w:tab w:val="left" w:pos="1320"/>
        </w:tabs>
        <w:ind w:left="1320" w:hanging="420"/>
      </w:pPr>
      <w:rPr>
        <w:rFonts w:ascii="Wingdings" w:hAnsi="Wingdings" w:hint="default"/>
      </w:rPr>
    </w:lvl>
    <w:lvl w:ilvl="1" w:tentative="1">
      <w:start w:val="1"/>
      <w:numFmt w:val="lowerLetter"/>
      <w:lvlText w:val="%2)"/>
      <w:lvlJc w:val="left"/>
      <w:pPr>
        <w:tabs>
          <w:tab w:val="left" w:pos="480"/>
        </w:tabs>
        <w:ind w:left="480" w:hanging="420"/>
      </w:pPr>
    </w:lvl>
    <w:lvl w:ilvl="2" w:tentative="1">
      <w:start w:val="1"/>
      <w:numFmt w:val="lowerRoman"/>
      <w:lvlText w:val="%3."/>
      <w:lvlJc w:val="right"/>
      <w:pPr>
        <w:tabs>
          <w:tab w:val="left" w:pos="900"/>
        </w:tabs>
        <w:ind w:left="900" w:hanging="420"/>
      </w:pPr>
    </w:lvl>
    <w:lvl w:ilvl="3" w:tentative="1">
      <w:start w:val="1"/>
      <w:numFmt w:val="decimal"/>
      <w:lvlText w:val="%4."/>
      <w:lvlJc w:val="left"/>
      <w:pPr>
        <w:tabs>
          <w:tab w:val="left" w:pos="1320"/>
        </w:tabs>
        <w:ind w:left="1320" w:hanging="420"/>
      </w:pPr>
    </w:lvl>
    <w:lvl w:ilvl="4" w:tentative="1">
      <w:start w:val="1"/>
      <w:numFmt w:val="lowerLetter"/>
      <w:lvlText w:val="%5)"/>
      <w:lvlJc w:val="left"/>
      <w:pPr>
        <w:tabs>
          <w:tab w:val="left" w:pos="1740"/>
        </w:tabs>
        <w:ind w:left="1740" w:hanging="420"/>
      </w:pPr>
    </w:lvl>
    <w:lvl w:ilvl="5" w:tentative="1">
      <w:start w:val="1"/>
      <w:numFmt w:val="lowerRoman"/>
      <w:lvlText w:val="%6."/>
      <w:lvlJc w:val="right"/>
      <w:pPr>
        <w:tabs>
          <w:tab w:val="left" w:pos="2160"/>
        </w:tabs>
        <w:ind w:left="2160" w:hanging="420"/>
      </w:pPr>
    </w:lvl>
    <w:lvl w:ilvl="6" w:tentative="1">
      <w:start w:val="1"/>
      <w:numFmt w:val="decimal"/>
      <w:lvlText w:val="%7."/>
      <w:lvlJc w:val="left"/>
      <w:pPr>
        <w:tabs>
          <w:tab w:val="left" w:pos="2580"/>
        </w:tabs>
        <w:ind w:left="2580" w:hanging="420"/>
      </w:pPr>
    </w:lvl>
    <w:lvl w:ilvl="7" w:tentative="1">
      <w:start w:val="1"/>
      <w:numFmt w:val="lowerLetter"/>
      <w:lvlText w:val="%8)"/>
      <w:lvlJc w:val="left"/>
      <w:pPr>
        <w:tabs>
          <w:tab w:val="left" w:pos="3000"/>
        </w:tabs>
        <w:ind w:left="3000" w:hanging="420"/>
      </w:pPr>
    </w:lvl>
    <w:lvl w:ilvl="8" w:tentative="1">
      <w:start w:val="1"/>
      <w:numFmt w:val="lowerRoman"/>
      <w:lvlText w:val="%9."/>
      <w:lvlJc w:val="right"/>
      <w:pPr>
        <w:tabs>
          <w:tab w:val="left" w:pos="3420"/>
        </w:tabs>
        <w:ind w:left="3420" w:hanging="420"/>
      </w:pPr>
    </w:lvl>
  </w:abstractNum>
  <w:abstractNum w:abstractNumId="27" w15:restartNumberingAfterBreak="0">
    <w:nsid w:val="44066953"/>
    <w:multiLevelType w:val="multilevel"/>
    <w:tmpl w:val="44066953"/>
    <w:lvl w:ilvl="0">
      <w:start w:val="1"/>
      <w:numFmt w:val="bullet"/>
      <w:lvlText w:val=""/>
      <w:lvlJc w:val="left"/>
      <w:pPr>
        <w:ind w:left="1680" w:hanging="420"/>
      </w:pPr>
      <w:rPr>
        <w:rFonts w:ascii="Wingdings" w:hAnsi="Wingdings" w:hint="default"/>
      </w:rPr>
    </w:lvl>
    <w:lvl w:ilvl="1" w:tentative="1">
      <w:start w:val="1"/>
      <w:numFmt w:val="bullet"/>
      <w:lvlText w:val=""/>
      <w:lvlJc w:val="left"/>
      <w:pPr>
        <w:ind w:left="2100" w:hanging="420"/>
      </w:pPr>
      <w:rPr>
        <w:rFonts w:ascii="Wingdings" w:hAnsi="Wingdings" w:hint="default"/>
      </w:rPr>
    </w:lvl>
    <w:lvl w:ilvl="2" w:tentative="1">
      <w:start w:val="1"/>
      <w:numFmt w:val="bullet"/>
      <w:lvlText w:val=""/>
      <w:lvlJc w:val="left"/>
      <w:pPr>
        <w:ind w:left="2520" w:hanging="420"/>
      </w:pPr>
      <w:rPr>
        <w:rFonts w:ascii="Wingdings" w:hAnsi="Wingdings" w:hint="default"/>
      </w:rPr>
    </w:lvl>
    <w:lvl w:ilvl="3" w:tentative="1">
      <w:start w:val="1"/>
      <w:numFmt w:val="bullet"/>
      <w:lvlText w:val=""/>
      <w:lvlJc w:val="left"/>
      <w:pPr>
        <w:ind w:left="2940" w:hanging="420"/>
      </w:pPr>
      <w:rPr>
        <w:rFonts w:ascii="Wingdings" w:hAnsi="Wingdings" w:hint="default"/>
      </w:rPr>
    </w:lvl>
    <w:lvl w:ilvl="4" w:tentative="1">
      <w:start w:val="1"/>
      <w:numFmt w:val="bullet"/>
      <w:lvlText w:val=""/>
      <w:lvlJc w:val="left"/>
      <w:pPr>
        <w:ind w:left="3360" w:hanging="420"/>
      </w:pPr>
      <w:rPr>
        <w:rFonts w:ascii="Wingdings" w:hAnsi="Wingdings" w:hint="default"/>
      </w:rPr>
    </w:lvl>
    <w:lvl w:ilvl="5" w:tentative="1">
      <w:start w:val="1"/>
      <w:numFmt w:val="bullet"/>
      <w:lvlText w:val=""/>
      <w:lvlJc w:val="left"/>
      <w:pPr>
        <w:ind w:left="3780" w:hanging="420"/>
      </w:pPr>
      <w:rPr>
        <w:rFonts w:ascii="Wingdings" w:hAnsi="Wingdings" w:hint="default"/>
      </w:rPr>
    </w:lvl>
    <w:lvl w:ilvl="6" w:tentative="1">
      <w:start w:val="1"/>
      <w:numFmt w:val="bullet"/>
      <w:lvlText w:val=""/>
      <w:lvlJc w:val="left"/>
      <w:pPr>
        <w:ind w:left="4200" w:hanging="420"/>
      </w:pPr>
      <w:rPr>
        <w:rFonts w:ascii="Wingdings" w:hAnsi="Wingdings" w:hint="default"/>
      </w:rPr>
    </w:lvl>
    <w:lvl w:ilvl="7" w:tentative="1">
      <w:start w:val="1"/>
      <w:numFmt w:val="bullet"/>
      <w:lvlText w:val=""/>
      <w:lvlJc w:val="left"/>
      <w:pPr>
        <w:ind w:left="4620" w:hanging="420"/>
      </w:pPr>
      <w:rPr>
        <w:rFonts w:ascii="Wingdings" w:hAnsi="Wingdings" w:hint="default"/>
      </w:rPr>
    </w:lvl>
    <w:lvl w:ilvl="8" w:tentative="1">
      <w:start w:val="1"/>
      <w:numFmt w:val="bullet"/>
      <w:lvlText w:val=""/>
      <w:lvlJc w:val="left"/>
      <w:pPr>
        <w:ind w:left="5040" w:hanging="420"/>
      </w:pPr>
      <w:rPr>
        <w:rFonts w:ascii="Wingdings" w:hAnsi="Wingdings" w:hint="default"/>
      </w:rPr>
    </w:lvl>
  </w:abstractNum>
  <w:abstractNum w:abstractNumId="28" w15:restartNumberingAfterBreak="0">
    <w:nsid w:val="4C7D0D98"/>
    <w:multiLevelType w:val="multilevel"/>
    <w:tmpl w:val="4C7D0D98"/>
    <w:lvl w:ilvl="0" w:tentative="1">
      <w:start w:val="1"/>
      <w:numFmt w:val="decimal"/>
      <w:pStyle w:val="41"/>
      <w:lvlText w:val="%1)"/>
      <w:lvlJc w:val="left"/>
      <w:pPr>
        <w:tabs>
          <w:tab w:val="left" w:pos="936"/>
        </w:tabs>
        <w:ind w:left="0" w:firstLine="4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15:restartNumberingAfterBreak="0">
    <w:nsid w:val="54895527"/>
    <w:multiLevelType w:val="multilevel"/>
    <w:tmpl w:val="54895527"/>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0" w15:restartNumberingAfterBreak="0">
    <w:nsid w:val="58226090"/>
    <w:multiLevelType w:val="multilevel"/>
    <w:tmpl w:val="58226090"/>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1" w15:restartNumberingAfterBreak="0">
    <w:nsid w:val="5AAA7F53"/>
    <w:multiLevelType w:val="multilevel"/>
    <w:tmpl w:val="5AAA7F53"/>
    <w:lvl w:ilvl="0" w:tentative="1">
      <w:start w:val="1"/>
      <w:numFmt w:val="upperLetter"/>
      <w:pStyle w:val="AnnexA"/>
      <w:lvlText w:val="附录 %1."/>
      <w:lvlJc w:val="left"/>
      <w:pPr>
        <w:tabs>
          <w:tab w:val="left" w:pos="644"/>
        </w:tabs>
        <w:ind w:left="644" w:hanging="360"/>
      </w:pPr>
      <w:rPr>
        <w:rFonts w:cs="Times New Roman" w:hint="eastAsia"/>
        <w:b w:val="0"/>
        <w:bCs w:val="0"/>
        <w:i w:val="0"/>
        <w:iCs w:val="0"/>
        <w:caps w:val="0"/>
        <w:smallCaps w:val="0"/>
        <w:strike w:val="0"/>
        <w:dstrike w:val="0"/>
        <w:color w:val="000000"/>
        <w:spacing w:val="0"/>
        <w:kern w:val="0"/>
        <w:position w:val="0"/>
        <w:u w:val="none"/>
      </w:rPr>
    </w:lvl>
    <w:lvl w:ilvl="1" w:tentative="1">
      <w:start w:val="1"/>
      <w:numFmt w:val="lowerLetter"/>
      <w:lvlText w:val="%2."/>
      <w:lvlJc w:val="left"/>
      <w:pPr>
        <w:tabs>
          <w:tab w:val="left" w:pos="1364"/>
        </w:tabs>
        <w:ind w:left="1364" w:hanging="360"/>
      </w:pPr>
    </w:lvl>
    <w:lvl w:ilvl="2" w:tentative="1">
      <w:start w:val="1"/>
      <w:numFmt w:val="lowerRoman"/>
      <w:lvlText w:val="%3."/>
      <w:lvlJc w:val="right"/>
      <w:pPr>
        <w:tabs>
          <w:tab w:val="left" w:pos="2084"/>
        </w:tabs>
        <w:ind w:left="2084" w:hanging="180"/>
      </w:pPr>
    </w:lvl>
    <w:lvl w:ilvl="3" w:tentative="1">
      <w:start w:val="1"/>
      <w:numFmt w:val="decimal"/>
      <w:lvlText w:val="%4."/>
      <w:lvlJc w:val="left"/>
      <w:pPr>
        <w:tabs>
          <w:tab w:val="left" w:pos="2804"/>
        </w:tabs>
        <w:ind w:left="2804" w:hanging="360"/>
      </w:pPr>
    </w:lvl>
    <w:lvl w:ilvl="4" w:tentative="1">
      <w:start w:val="1"/>
      <w:numFmt w:val="lowerLetter"/>
      <w:lvlText w:val="%5."/>
      <w:lvlJc w:val="left"/>
      <w:pPr>
        <w:tabs>
          <w:tab w:val="left" w:pos="3524"/>
        </w:tabs>
        <w:ind w:left="3524" w:hanging="360"/>
      </w:pPr>
    </w:lvl>
    <w:lvl w:ilvl="5" w:tentative="1">
      <w:start w:val="1"/>
      <w:numFmt w:val="lowerRoman"/>
      <w:lvlText w:val="%6."/>
      <w:lvlJc w:val="right"/>
      <w:pPr>
        <w:tabs>
          <w:tab w:val="left" w:pos="4244"/>
        </w:tabs>
        <w:ind w:left="4244" w:hanging="180"/>
      </w:pPr>
    </w:lvl>
    <w:lvl w:ilvl="6" w:tentative="1">
      <w:start w:val="1"/>
      <w:numFmt w:val="decimal"/>
      <w:lvlText w:val="%7."/>
      <w:lvlJc w:val="left"/>
      <w:pPr>
        <w:tabs>
          <w:tab w:val="left" w:pos="4964"/>
        </w:tabs>
        <w:ind w:left="4964" w:hanging="360"/>
      </w:pPr>
    </w:lvl>
    <w:lvl w:ilvl="7" w:tentative="1">
      <w:start w:val="1"/>
      <w:numFmt w:val="lowerLetter"/>
      <w:lvlText w:val="%8."/>
      <w:lvlJc w:val="left"/>
      <w:pPr>
        <w:tabs>
          <w:tab w:val="left" w:pos="5684"/>
        </w:tabs>
        <w:ind w:left="5684" w:hanging="360"/>
      </w:pPr>
    </w:lvl>
    <w:lvl w:ilvl="8" w:tentative="1">
      <w:start w:val="1"/>
      <w:numFmt w:val="lowerRoman"/>
      <w:lvlText w:val="%9."/>
      <w:lvlJc w:val="right"/>
      <w:pPr>
        <w:tabs>
          <w:tab w:val="left" w:pos="6404"/>
        </w:tabs>
        <w:ind w:left="6404" w:hanging="180"/>
      </w:pPr>
    </w:lvl>
  </w:abstractNum>
  <w:abstractNum w:abstractNumId="32" w15:restartNumberingAfterBreak="0">
    <w:nsid w:val="5D304991"/>
    <w:multiLevelType w:val="multilevel"/>
    <w:tmpl w:val="5D304991"/>
    <w:lvl w:ilvl="0">
      <w:start w:val="1"/>
      <w:numFmt w:val="decimal"/>
      <w:lvlText w:val="%1)"/>
      <w:lvlJc w:val="left"/>
      <w:pPr>
        <w:ind w:left="900" w:hanging="420"/>
      </w:p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33" w15:restartNumberingAfterBreak="0">
    <w:nsid w:val="62AA573B"/>
    <w:multiLevelType w:val="multilevel"/>
    <w:tmpl w:val="62AA573B"/>
    <w:lvl w:ilvl="0">
      <w:start w:val="1"/>
      <w:numFmt w:val="decimal"/>
      <w:lvlText w:val="%1)"/>
      <w:lvlJc w:val="left"/>
      <w:pPr>
        <w:tabs>
          <w:tab w:val="left" w:pos="840"/>
        </w:tabs>
        <w:ind w:left="840" w:hanging="360"/>
      </w:pPr>
      <w:rPr>
        <w:rFonts w:ascii="Times New Roman" w:hAnsi="Times New Roman"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4" w15:restartNumberingAfterBreak="0">
    <w:nsid w:val="64671787"/>
    <w:multiLevelType w:val="multilevel"/>
    <w:tmpl w:val="64671787"/>
    <w:lvl w:ilvl="0" w:tentative="1">
      <w:start w:val="3"/>
      <w:numFmt w:val="decimal"/>
      <w:lvlText w:val="%1"/>
      <w:lvlJc w:val="left"/>
      <w:pPr>
        <w:tabs>
          <w:tab w:val="left" w:pos="284"/>
        </w:tabs>
        <w:ind w:left="0" w:firstLine="0"/>
      </w:pPr>
      <w:rPr>
        <w:rFonts w:hint="eastAsia"/>
        <w:b w:val="0"/>
        <w:bCs w:val="0"/>
        <w:i w:val="0"/>
        <w:iCs w:val="0"/>
        <w:caps w:val="0"/>
        <w:smallCaps w:val="0"/>
        <w:strike w:val="0"/>
        <w:dstrike w:val="0"/>
        <w:spacing w:val="0"/>
        <w:position w:val="0"/>
        <w:u w:val="none"/>
      </w:rPr>
    </w:lvl>
    <w:lvl w:ilvl="1">
      <w:start w:val="1"/>
      <w:numFmt w:val="decimal"/>
      <w:lvlText w:val="%1.%2"/>
      <w:lvlJc w:val="left"/>
      <w:pPr>
        <w:tabs>
          <w:tab w:val="left" w:pos="454"/>
        </w:tabs>
        <w:ind w:left="0" w:firstLine="0"/>
      </w:pPr>
      <w:rPr>
        <w:rFonts w:hint="eastAsia"/>
        <w:b w:val="0"/>
        <w:bCs w:val="0"/>
        <w:i w:val="0"/>
        <w:iCs w:val="0"/>
        <w:caps w:val="0"/>
        <w:smallCaps w:val="0"/>
        <w:strike w:val="0"/>
        <w:dstrike w:val="0"/>
        <w:spacing w:val="0"/>
        <w:position w:val="0"/>
        <w:u w:val="none"/>
      </w:rPr>
    </w:lvl>
    <w:lvl w:ilvl="2" w:tentative="1">
      <w:numFmt w:val="decimal"/>
      <w:lvlText w:val="%1.%2.%3"/>
      <w:lvlJc w:val="left"/>
      <w:pPr>
        <w:tabs>
          <w:tab w:val="left" w:pos="624"/>
        </w:tabs>
        <w:ind w:left="0" w:firstLine="0"/>
      </w:pPr>
      <w:rPr>
        <w:rFonts w:hint="eastAsia"/>
      </w:rPr>
    </w:lvl>
    <w:lvl w:ilvl="3" w:tentative="1">
      <w:numFmt w:val="decimal"/>
      <w:lvlText w:val="%1.%2.%3.%4"/>
      <w:lvlJc w:val="left"/>
      <w:pPr>
        <w:tabs>
          <w:tab w:val="left" w:pos="794"/>
        </w:tabs>
        <w:ind w:left="0" w:firstLine="0"/>
      </w:pPr>
      <w:rPr>
        <w:rFonts w:hint="eastAsia"/>
        <w:b w:val="0"/>
        <w:bCs w:val="0"/>
        <w:i w:val="0"/>
        <w:iCs w:val="0"/>
        <w:caps w:val="0"/>
        <w:smallCaps w:val="0"/>
        <w:strike w:val="0"/>
        <w:dstrike w:val="0"/>
        <w:spacing w:val="0"/>
        <w:position w:val="0"/>
        <w:u w:val="none"/>
      </w:rPr>
    </w:lvl>
    <w:lvl w:ilvl="4" w:tentative="1">
      <w:numFmt w:val="decimal"/>
      <w:lvlText w:val="%1.%2.%3.%4.%5"/>
      <w:lvlJc w:val="left"/>
      <w:pPr>
        <w:tabs>
          <w:tab w:val="left" w:pos="964"/>
        </w:tabs>
        <w:ind w:left="0" w:firstLine="0"/>
      </w:pPr>
      <w:rPr>
        <w:rFonts w:hint="eastAsia"/>
        <w:b w:val="0"/>
        <w:bCs w:val="0"/>
        <w:i w:val="0"/>
        <w:iCs w:val="0"/>
        <w:caps w:val="0"/>
        <w:smallCaps w:val="0"/>
        <w:strike w:val="0"/>
        <w:dstrike w:val="0"/>
        <w:spacing w:val="0"/>
        <w:position w:val="0"/>
        <w:u w:val="none"/>
      </w:rPr>
    </w:lvl>
    <w:lvl w:ilvl="5" w:tentative="1">
      <w:numFmt w:val="decimal"/>
      <w:lvlText w:val="%1.%2.%3.%4.%5.%6"/>
      <w:lvlJc w:val="left"/>
      <w:pPr>
        <w:tabs>
          <w:tab w:val="left" w:pos="1134"/>
        </w:tabs>
        <w:ind w:left="0" w:firstLine="0"/>
      </w:pPr>
      <w:rPr>
        <w:rFonts w:hint="eastAsia"/>
      </w:rPr>
    </w:lvl>
    <w:lvl w:ilvl="6" w:tentative="1">
      <w:numFmt w:val="decimal"/>
      <w:lvlText w:val="%1.%2.%3.%4.%5.%6.%7"/>
      <w:lvlJc w:val="left"/>
      <w:pPr>
        <w:tabs>
          <w:tab w:val="left" w:pos="1332"/>
        </w:tabs>
        <w:ind w:left="0" w:firstLine="0"/>
      </w:pPr>
      <w:rPr>
        <w:rFonts w:hint="eastAsia"/>
      </w:rPr>
    </w:lvl>
    <w:lvl w:ilvl="7" w:tentative="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35" w15:restartNumberingAfterBreak="0">
    <w:nsid w:val="668E2CEC"/>
    <w:multiLevelType w:val="multilevel"/>
    <w:tmpl w:val="668E2CEC"/>
    <w:lvl w:ilvl="0" w:tentative="1">
      <w:start w:val="1"/>
      <w:numFmt w:val="decimal"/>
      <w:pStyle w:val="HR0"/>
      <w:lvlText w:val="表%1"/>
      <w:lvlJc w:val="left"/>
      <w:pPr>
        <w:tabs>
          <w:tab w:val="left" w:pos="600"/>
        </w:tabs>
        <w:ind w:left="600" w:hanging="400"/>
      </w:pPr>
      <w:rPr>
        <w:rFonts w:hint="eastAsia"/>
        <w:b w:val="0"/>
        <w:caps w:val="0"/>
        <w:strike w:val="0"/>
        <w:dstrike w:val="0"/>
        <w:color w:val="000000"/>
        <w:sz w:val="21"/>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6" w15:restartNumberingAfterBreak="0">
    <w:nsid w:val="6DA47BC3"/>
    <w:multiLevelType w:val="multilevel"/>
    <w:tmpl w:val="6DA47BC3"/>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7" w15:restartNumberingAfterBreak="0">
    <w:nsid w:val="76166AA8"/>
    <w:multiLevelType w:val="multilevel"/>
    <w:tmpl w:val="76166AA8"/>
    <w:lvl w:ilvl="0">
      <w:start w:val="1"/>
      <w:numFmt w:val="decimal"/>
      <w:lvlText w:val="%1)"/>
      <w:lvlJc w:val="left"/>
      <w:pPr>
        <w:ind w:left="900" w:hanging="420"/>
      </w:p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38" w15:restartNumberingAfterBreak="0">
    <w:nsid w:val="7F040C41"/>
    <w:multiLevelType w:val="multilevel"/>
    <w:tmpl w:val="7F040C41"/>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num w:numId="1">
    <w:abstractNumId w:val="0"/>
  </w:num>
  <w:num w:numId="2">
    <w:abstractNumId w:val="28"/>
  </w:num>
  <w:num w:numId="3">
    <w:abstractNumId w:val="9"/>
  </w:num>
  <w:num w:numId="4">
    <w:abstractNumId w:val="6"/>
  </w:num>
  <w:num w:numId="5">
    <w:abstractNumId w:val="13"/>
  </w:num>
  <w:num w:numId="6">
    <w:abstractNumId w:val="19"/>
  </w:num>
  <w:num w:numId="7">
    <w:abstractNumId w:val="26"/>
  </w:num>
  <w:num w:numId="8">
    <w:abstractNumId w:val="1"/>
  </w:num>
  <w:num w:numId="9">
    <w:abstractNumId w:val="5"/>
  </w:num>
  <w:num w:numId="10">
    <w:abstractNumId w:val="2"/>
  </w:num>
  <w:num w:numId="11">
    <w:abstractNumId w:val="3"/>
  </w:num>
  <w:num w:numId="12">
    <w:abstractNumId w:val="7"/>
  </w:num>
  <w:num w:numId="13">
    <w:abstractNumId w:val="4"/>
  </w:num>
  <w:num w:numId="14">
    <w:abstractNumId w:val="8"/>
  </w:num>
  <w:num w:numId="15">
    <w:abstractNumId w:val="10"/>
  </w:num>
  <w:num w:numId="16">
    <w:abstractNumId w:val="35"/>
  </w:num>
  <w:num w:numId="17">
    <w:abstractNumId w:val="15"/>
  </w:num>
  <w:num w:numId="18">
    <w:abstractNumId w:val="14"/>
  </w:num>
  <w:num w:numId="19">
    <w:abstractNumId w:val="31"/>
  </w:num>
  <w:num w:numId="20">
    <w:abstractNumId w:val="22"/>
  </w:num>
  <w:num w:numId="21">
    <w:abstractNumId w:val="12"/>
  </w:num>
  <w:num w:numId="22">
    <w:abstractNumId w:val="11"/>
  </w:num>
  <w:num w:numId="23">
    <w:abstractNumId w:val="33"/>
  </w:num>
  <w:num w:numId="24">
    <w:abstractNumId w:val="23"/>
  </w:num>
  <w:num w:numId="25">
    <w:abstractNumId w:val="32"/>
  </w:num>
  <w:num w:numId="26">
    <w:abstractNumId w:val="20"/>
  </w:num>
  <w:num w:numId="27">
    <w:abstractNumId w:val="37"/>
  </w:num>
  <w:num w:numId="28">
    <w:abstractNumId w:val="16"/>
  </w:num>
  <w:num w:numId="29">
    <w:abstractNumId w:val="38"/>
  </w:num>
  <w:num w:numId="30">
    <w:abstractNumId w:val="17"/>
  </w:num>
  <w:num w:numId="31">
    <w:abstractNumId w:val="25"/>
  </w:num>
  <w:num w:numId="32">
    <w:abstractNumId w:val="36"/>
  </w:num>
  <w:num w:numId="33">
    <w:abstractNumId w:val="34"/>
  </w:num>
  <w:num w:numId="34">
    <w:abstractNumId w:val="27"/>
  </w:num>
  <w:num w:numId="35">
    <w:abstractNumId w:val="29"/>
  </w:num>
  <w:num w:numId="36">
    <w:abstractNumId w:val="30"/>
  </w:num>
  <w:num w:numId="37">
    <w:abstractNumId w:val="24"/>
  </w:num>
  <w:num w:numId="38">
    <w:abstractNumId w:val="21"/>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3C12"/>
    <w:rsid w:val="00000FA2"/>
    <w:rsid w:val="000020C4"/>
    <w:rsid w:val="000066EC"/>
    <w:rsid w:val="00006E9F"/>
    <w:rsid w:val="000077A0"/>
    <w:rsid w:val="000107D1"/>
    <w:rsid w:val="00011C47"/>
    <w:rsid w:val="00011E0F"/>
    <w:rsid w:val="00012A01"/>
    <w:rsid w:val="00012BB6"/>
    <w:rsid w:val="000145C6"/>
    <w:rsid w:val="000161E1"/>
    <w:rsid w:val="000202D3"/>
    <w:rsid w:val="000231A7"/>
    <w:rsid w:val="00023443"/>
    <w:rsid w:val="000308C4"/>
    <w:rsid w:val="00032CBA"/>
    <w:rsid w:val="000333C3"/>
    <w:rsid w:val="00036EBD"/>
    <w:rsid w:val="00037571"/>
    <w:rsid w:val="00041DCD"/>
    <w:rsid w:val="00041E34"/>
    <w:rsid w:val="00043D7C"/>
    <w:rsid w:val="00046F42"/>
    <w:rsid w:val="00052A2C"/>
    <w:rsid w:val="0005367C"/>
    <w:rsid w:val="00055DFA"/>
    <w:rsid w:val="00060490"/>
    <w:rsid w:val="000645DD"/>
    <w:rsid w:val="000651E1"/>
    <w:rsid w:val="00065BC5"/>
    <w:rsid w:val="00066D5F"/>
    <w:rsid w:val="00067192"/>
    <w:rsid w:val="00067273"/>
    <w:rsid w:val="00067B23"/>
    <w:rsid w:val="00071286"/>
    <w:rsid w:val="0007357B"/>
    <w:rsid w:val="000735C9"/>
    <w:rsid w:val="000757DF"/>
    <w:rsid w:val="0007669A"/>
    <w:rsid w:val="00084629"/>
    <w:rsid w:val="00086D23"/>
    <w:rsid w:val="0008789D"/>
    <w:rsid w:val="00087918"/>
    <w:rsid w:val="0009022B"/>
    <w:rsid w:val="00091684"/>
    <w:rsid w:val="00092093"/>
    <w:rsid w:val="00092815"/>
    <w:rsid w:val="00094B4E"/>
    <w:rsid w:val="000A1909"/>
    <w:rsid w:val="000A7B1B"/>
    <w:rsid w:val="000B16D0"/>
    <w:rsid w:val="000B22B7"/>
    <w:rsid w:val="000B2BA8"/>
    <w:rsid w:val="000B48AB"/>
    <w:rsid w:val="000B4F42"/>
    <w:rsid w:val="000B67F1"/>
    <w:rsid w:val="000B6B60"/>
    <w:rsid w:val="000C0095"/>
    <w:rsid w:val="000C0EC3"/>
    <w:rsid w:val="000C2523"/>
    <w:rsid w:val="000C30A0"/>
    <w:rsid w:val="000C34E3"/>
    <w:rsid w:val="000C47E6"/>
    <w:rsid w:val="000C571C"/>
    <w:rsid w:val="000C621D"/>
    <w:rsid w:val="000C6562"/>
    <w:rsid w:val="000D1B3F"/>
    <w:rsid w:val="000D3213"/>
    <w:rsid w:val="000D7DC1"/>
    <w:rsid w:val="000D7FCF"/>
    <w:rsid w:val="000E2848"/>
    <w:rsid w:val="000E6B7C"/>
    <w:rsid w:val="000E74D8"/>
    <w:rsid w:val="001032D0"/>
    <w:rsid w:val="00104972"/>
    <w:rsid w:val="001049D8"/>
    <w:rsid w:val="00105DE2"/>
    <w:rsid w:val="00111D0B"/>
    <w:rsid w:val="00111DBE"/>
    <w:rsid w:val="00117546"/>
    <w:rsid w:val="0012135D"/>
    <w:rsid w:val="00121870"/>
    <w:rsid w:val="00121CCC"/>
    <w:rsid w:val="00122A8B"/>
    <w:rsid w:val="001230EE"/>
    <w:rsid w:val="00123AD6"/>
    <w:rsid w:val="001270A4"/>
    <w:rsid w:val="00130423"/>
    <w:rsid w:val="00130739"/>
    <w:rsid w:val="001309CA"/>
    <w:rsid w:val="00134800"/>
    <w:rsid w:val="00134BA6"/>
    <w:rsid w:val="0013527B"/>
    <w:rsid w:val="00136612"/>
    <w:rsid w:val="001366B8"/>
    <w:rsid w:val="00137814"/>
    <w:rsid w:val="001414F2"/>
    <w:rsid w:val="0014231D"/>
    <w:rsid w:val="0014314A"/>
    <w:rsid w:val="001435BC"/>
    <w:rsid w:val="00147501"/>
    <w:rsid w:val="001501AF"/>
    <w:rsid w:val="00157059"/>
    <w:rsid w:val="00162119"/>
    <w:rsid w:val="00164EFE"/>
    <w:rsid w:val="00165DDA"/>
    <w:rsid w:val="001666DE"/>
    <w:rsid w:val="0016742F"/>
    <w:rsid w:val="00167ED9"/>
    <w:rsid w:val="001714C1"/>
    <w:rsid w:val="00171862"/>
    <w:rsid w:val="00171975"/>
    <w:rsid w:val="00172F70"/>
    <w:rsid w:val="00175152"/>
    <w:rsid w:val="001802C0"/>
    <w:rsid w:val="00182B87"/>
    <w:rsid w:val="00183B19"/>
    <w:rsid w:val="0018484F"/>
    <w:rsid w:val="0018666C"/>
    <w:rsid w:val="00186D38"/>
    <w:rsid w:val="00187124"/>
    <w:rsid w:val="001879D0"/>
    <w:rsid w:val="00190C48"/>
    <w:rsid w:val="001A0FA1"/>
    <w:rsid w:val="001A363B"/>
    <w:rsid w:val="001A40DC"/>
    <w:rsid w:val="001A4200"/>
    <w:rsid w:val="001A43CE"/>
    <w:rsid w:val="001A4CCA"/>
    <w:rsid w:val="001A5A08"/>
    <w:rsid w:val="001A72E3"/>
    <w:rsid w:val="001B1B42"/>
    <w:rsid w:val="001B221A"/>
    <w:rsid w:val="001B2CAB"/>
    <w:rsid w:val="001B32B5"/>
    <w:rsid w:val="001C1EE5"/>
    <w:rsid w:val="001C39B8"/>
    <w:rsid w:val="001C4217"/>
    <w:rsid w:val="001C682F"/>
    <w:rsid w:val="001D1B57"/>
    <w:rsid w:val="001D2C8C"/>
    <w:rsid w:val="001D4475"/>
    <w:rsid w:val="001D5B36"/>
    <w:rsid w:val="001D73FD"/>
    <w:rsid w:val="001E14F0"/>
    <w:rsid w:val="001E237C"/>
    <w:rsid w:val="001E32D5"/>
    <w:rsid w:val="001E3788"/>
    <w:rsid w:val="001E39C9"/>
    <w:rsid w:val="001E7CB1"/>
    <w:rsid w:val="001F06A4"/>
    <w:rsid w:val="001F0C99"/>
    <w:rsid w:val="001F3264"/>
    <w:rsid w:val="001F49AA"/>
    <w:rsid w:val="001F4BE5"/>
    <w:rsid w:val="001F55D6"/>
    <w:rsid w:val="001F68E9"/>
    <w:rsid w:val="001F769F"/>
    <w:rsid w:val="001F79B4"/>
    <w:rsid w:val="00203FF2"/>
    <w:rsid w:val="00205165"/>
    <w:rsid w:val="002070BC"/>
    <w:rsid w:val="00207B1F"/>
    <w:rsid w:val="002146E5"/>
    <w:rsid w:val="0021716C"/>
    <w:rsid w:val="0021757A"/>
    <w:rsid w:val="00221B94"/>
    <w:rsid w:val="002226D2"/>
    <w:rsid w:val="0022588C"/>
    <w:rsid w:val="00225EC4"/>
    <w:rsid w:val="002261BE"/>
    <w:rsid w:val="00226373"/>
    <w:rsid w:val="00226CE9"/>
    <w:rsid w:val="0023294E"/>
    <w:rsid w:val="00233700"/>
    <w:rsid w:val="00234321"/>
    <w:rsid w:val="00234C94"/>
    <w:rsid w:val="00235ED1"/>
    <w:rsid w:val="00236751"/>
    <w:rsid w:val="002372D9"/>
    <w:rsid w:val="00240029"/>
    <w:rsid w:val="00240544"/>
    <w:rsid w:val="002407CE"/>
    <w:rsid w:val="00241948"/>
    <w:rsid w:val="00242431"/>
    <w:rsid w:val="00243C12"/>
    <w:rsid w:val="00244FDF"/>
    <w:rsid w:val="002452F3"/>
    <w:rsid w:val="00247430"/>
    <w:rsid w:val="0025041D"/>
    <w:rsid w:val="00250CD9"/>
    <w:rsid w:val="00251807"/>
    <w:rsid w:val="00252AA6"/>
    <w:rsid w:val="00254233"/>
    <w:rsid w:val="002563BC"/>
    <w:rsid w:val="00257BF7"/>
    <w:rsid w:val="00262772"/>
    <w:rsid w:val="00263BC4"/>
    <w:rsid w:val="0027362E"/>
    <w:rsid w:val="002751E2"/>
    <w:rsid w:val="002761D9"/>
    <w:rsid w:val="00276C01"/>
    <w:rsid w:val="00277422"/>
    <w:rsid w:val="00280E3E"/>
    <w:rsid w:val="00281F18"/>
    <w:rsid w:val="00282914"/>
    <w:rsid w:val="00282C79"/>
    <w:rsid w:val="00284BC6"/>
    <w:rsid w:val="00287404"/>
    <w:rsid w:val="00290345"/>
    <w:rsid w:val="00290706"/>
    <w:rsid w:val="00291351"/>
    <w:rsid w:val="00291812"/>
    <w:rsid w:val="00291D4D"/>
    <w:rsid w:val="00292201"/>
    <w:rsid w:val="0029410F"/>
    <w:rsid w:val="00295328"/>
    <w:rsid w:val="00296ED9"/>
    <w:rsid w:val="002A0714"/>
    <w:rsid w:val="002A0B57"/>
    <w:rsid w:val="002A14F5"/>
    <w:rsid w:val="002A5266"/>
    <w:rsid w:val="002A533F"/>
    <w:rsid w:val="002A5353"/>
    <w:rsid w:val="002A6841"/>
    <w:rsid w:val="002A7D24"/>
    <w:rsid w:val="002B016F"/>
    <w:rsid w:val="002B15FF"/>
    <w:rsid w:val="002B2350"/>
    <w:rsid w:val="002B33A7"/>
    <w:rsid w:val="002B5262"/>
    <w:rsid w:val="002B5B3A"/>
    <w:rsid w:val="002B6495"/>
    <w:rsid w:val="002C1657"/>
    <w:rsid w:val="002C2AAB"/>
    <w:rsid w:val="002C3D61"/>
    <w:rsid w:val="002C41EF"/>
    <w:rsid w:val="002C4BF9"/>
    <w:rsid w:val="002D112F"/>
    <w:rsid w:val="002D6111"/>
    <w:rsid w:val="002D6138"/>
    <w:rsid w:val="002E0C51"/>
    <w:rsid w:val="002E1270"/>
    <w:rsid w:val="002E3B1F"/>
    <w:rsid w:val="002E560B"/>
    <w:rsid w:val="002E6069"/>
    <w:rsid w:val="002E62C2"/>
    <w:rsid w:val="002F0126"/>
    <w:rsid w:val="002F114C"/>
    <w:rsid w:val="002F1CC6"/>
    <w:rsid w:val="002F5EB1"/>
    <w:rsid w:val="00300968"/>
    <w:rsid w:val="00300B69"/>
    <w:rsid w:val="00301CAD"/>
    <w:rsid w:val="00302D61"/>
    <w:rsid w:val="003037ED"/>
    <w:rsid w:val="00307EAF"/>
    <w:rsid w:val="003117B1"/>
    <w:rsid w:val="00313242"/>
    <w:rsid w:val="003135AD"/>
    <w:rsid w:val="003159CB"/>
    <w:rsid w:val="003176A9"/>
    <w:rsid w:val="0032102F"/>
    <w:rsid w:val="00322007"/>
    <w:rsid w:val="00327F92"/>
    <w:rsid w:val="00330CC3"/>
    <w:rsid w:val="0033181D"/>
    <w:rsid w:val="0033258C"/>
    <w:rsid w:val="00333CC4"/>
    <w:rsid w:val="00335D2F"/>
    <w:rsid w:val="003366B2"/>
    <w:rsid w:val="00337774"/>
    <w:rsid w:val="003402C5"/>
    <w:rsid w:val="00341BAD"/>
    <w:rsid w:val="00341FD3"/>
    <w:rsid w:val="0034350B"/>
    <w:rsid w:val="00345128"/>
    <w:rsid w:val="003476A6"/>
    <w:rsid w:val="003479F7"/>
    <w:rsid w:val="00350F54"/>
    <w:rsid w:val="003519B8"/>
    <w:rsid w:val="00353048"/>
    <w:rsid w:val="00353F36"/>
    <w:rsid w:val="003557B8"/>
    <w:rsid w:val="00355B67"/>
    <w:rsid w:val="0035659A"/>
    <w:rsid w:val="0035769E"/>
    <w:rsid w:val="003576D3"/>
    <w:rsid w:val="00363F8F"/>
    <w:rsid w:val="00366C1A"/>
    <w:rsid w:val="0037131F"/>
    <w:rsid w:val="00376473"/>
    <w:rsid w:val="00382E87"/>
    <w:rsid w:val="0038670F"/>
    <w:rsid w:val="00392366"/>
    <w:rsid w:val="003938D2"/>
    <w:rsid w:val="003939BE"/>
    <w:rsid w:val="00393FE8"/>
    <w:rsid w:val="003946EF"/>
    <w:rsid w:val="0039473B"/>
    <w:rsid w:val="00395C19"/>
    <w:rsid w:val="00397249"/>
    <w:rsid w:val="00397CEF"/>
    <w:rsid w:val="003A1D30"/>
    <w:rsid w:val="003A4DEA"/>
    <w:rsid w:val="003A5A49"/>
    <w:rsid w:val="003B3364"/>
    <w:rsid w:val="003B38FF"/>
    <w:rsid w:val="003B3A5A"/>
    <w:rsid w:val="003B3F7E"/>
    <w:rsid w:val="003B44D6"/>
    <w:rsid w:val="003B6E75"/>
    <w:rsid w:val="003B7F3A"/>
    <w:rsid w:val="003C224C"/>
    <w:rsid w:val="003C37F5"/>
    <w:rsid w:val="003C7878"/>
    <w:rsid w:val="003C7ECD"/>
    <w:rsid w:val="003D15D6"/>
    <w:rsid w:val="003D1B4E"/>
    <w:rsid w:val="003D2277"/>
    <w:rsid w:val="003D5DE6"/>
    <w:rsid w:val="003E2928"/>
    <w:rsid w:val="003E61A9"/>
    <w:rsid w:val="003E657A"/>
    <w:rsid w:val="003E733F"/>
    <w:rsid w:val="003E75EE"/>
    <w:rsid w:val="003E7688"/>
    <w:rsid w:val="003E7D1D"/>
    <w:rsid w:val="003F0E18"/>
    <w:rsid w:val="003F1306"/>
    <w:rsid w:val="004007B1"/>
    <w:rsid w:val="00401733"/>
    <w:rsid w:val="0040240D"/>
    <w:rsid w:val="00403292"/>
    <w:rsid w:val="0040398A"/>
    <w:rsid w:val="004040F1"/>
    <w:rsid w:val="00406709"/>
    <w:rsid w:val="00410940"/>
    <w:rsid w:val="004117F3"/>
    <w:rsid w:val="00412349"/>
    <w:rsid w:val="0041279F"/>
    <w:rsid w:val="00412B62"/>
    <w:rsid w:val="00413035"/>
    <w:rsid w:val="004206BD"/>
    <w:rsid w:val="00423F53"/>
    <w:rsid w:val="00424BB8"/>
    <w:rsid w:val="00425B74"/>
    <w:rsid w:val="00427AFC"/>
    <w:rsid w:val="00431AD6"/>
    <w:rsid w:val="00432063"/>
    <w:rsid w:val="00434D22"/>
    <w:rsid w:val="00435859"/>
    <w:rsid w:val="0043629D"/>
    <w:rsid w:val="0043732C"/>
    <w:rsid w:val="00437EC9"/>
    <w:rsid w:val="004416E6"/>
    <w:rsid w:val="004435CB"/>
    <w:rsid w:val="00443A3E"/>
    <w:rsid w:val="00444419"/>
    <w:rsid w:val="004453D2"/>
    <w:rsid w:val="004477A8"/>
    <w:rsid w:val="00447BD8"/>
    <w:rsid w:val="00447F60"/>
    <w:rsid w:val="00453F18"/>
    <w:rsid w:val="00455FEE"/>
    <w:rsid w:val="00460BA0"/>
    <w:rsid w:val="0046429C"/>
    <w:rsid w:val="00464747"/>
    <w:rsid w:val="00464C1C"/>
    <w:rsid w:val="00466BED"/>
    <w:rsid w:val="00466C44"/>
    <w:rsid w:val="00474A43"/>
    <w:rsid w:val="00474C2E"/>
    <w:rsid w:val="00475758"/>
    <w:rsid w:val="0048054A"/>
    <w:rsid w:val="00483961"/>
    <w:rsid w:val="00483E94"/>
    <w:rsid w:val="00483FC6"/>
    <w:rsid w:val="00484F9E"/>
    <w:rsid w:val="00490335"/>
    <w:rsid w:val="004914FF"/>
    <w:rsid w:val="004928B5"/>
    <w:rsid w:val="004933B1"/>
    <w:rsid w:val="00494681"/>
    <w:rsid w:val="00495A58"/>
    <w:rsid w:val="00495D80"/>
    <w:rsid w:val="00496D3B"/>
    <w:rsid w:val="0049766A"/>
    <w:rsid w:val="00497FFE"/>
    <w:rsid w:val="004A0126"/>
    <w:rsid w:val="004A1731"/>
    <w:rsid w:val="004A29EC"/>
    <w:rsid w:val="004A3798"/>
    <w:rsid w:val="004A3828"/>
    <w:rsid w:val="004A444C"/>
    <w:rsid w:val="004A5DF8"/>
    <w:rsid w:val="004A6140"/>
    <w:rsid w:val="004A6609"/>
    <w:rsid w:val="004B411B"/>
    <w:rsid w:val="004B43A9"/>
    <w:rsid w:val="004B711B"/>
    <w:rsid w:val="004B79F6"/>
    <w:rsid w:val="004C116C"/>
    <w:rsid w:val="004C34BA"/>
    <w:rsid w:val="004C41C7"/>
    <w:rsid w:val="004C43E5"/>
    <w:rsid w:val="004C51BB"/>
    <w:rsid w:val="004C65AA"/>
    <w:rsid w:val="004D146A"/>
    <w:rsid w:val="004E0C14"/>
    <w:rsid w:val="004E1137"/>
    <w:rsid w:val="004E588A"/>
    <w:rsid w:val="004E65FA"/>
    <w:rsid w:val="004E7416"/>
    <w:rsid w:val="004E7B5D"/>
    <w:rsid w:val="004F0A39"/>
    <w:rsid w:val="004F0BC0"/>
    <w:rsid w:val="004F149F"/>
    <w:rsid w:val="004F162D"/>
    <w:rsid w:val="004F18F9"/>
    <w:rsid w:val="004F2B32"/>
    <w:rsid w:val="004F323D"/>
    <w:rsid w:val="004F769A"/>
    <w:rsid w:val="005027BD"/>
    <w:rsid w:val="00503317"/>
    <w:rsid w:val="00503B8A"/>
    <w:rsid w:val="00503BF2"/>
    <w:rsid w:val="00504222"/>
    <w:rsid w:val="0050434D"/>
    <w:rsid w:val="00504AA1"/>
    <w:rsid w:val="00511721"/>
    <w:rsid w:val="00511776"/>
    <w:rsid w:val="00511EF0"/>
    <w:rsid w:val="00512E6F"/>
    <w:rsid w:val="005133AF"/>
    <w:rsid w:val="00513BC8"/>
    <w:rsid w:val="0051494E"/>
    <w:rsid w:val="005151E7"/>
    <w:rsid w:val="00517C54"/>
    <w:rsid w:val="005202FF"/>
    <w:rsid w:val="00524C2F"/>
    <w:rsid w:val="00524F80"/>
    <w:rsid w:val="00526086"/>
    <w:rsid w:val="005266A8"/>
    <w:rsid w:val="00526AFC"/>
    <w:rsid w:val="00533E3F"/>
    <w:rsid w:val="00535785"/>
    <w:rsid w:val="005360AC"/>
    <w:rsid w:val="00537EBD"/>
    <w:rsid w:val="00540CBB"/>
    <w:rsid w:val="005438DB"/>
    <w:rsid w:val="00545951"/>
    <w:rsid w:val="005508D4"/>
    <w:rsid w:val="00550F0B"/>
    <w:rsid w:val="0055208A"/>
    <w:rsid w:val="0055371F"/>
    <w:rsid w:val="00555BB6"/>
    <w:rsid w:val="00557CFB"/>
    <w:rsid w:val="0056197E"/>
    <w:rsid w:val="00566E31"/>
    <w:rsid w:val="005677DD"/>
    <w:rsid w:val="005705D9"/>
    <w:rsid w:val="00571552"/>
    <w:rsid w:val="00572FC6"/>
    <w:rsid w:val="005747B4"/>
    <w:rsid w:val="00576739"/>
    <w:rsid w:val="00577014"/>
    <w:rsid w:val="005776F0"/>
    <w:rsid w:val="0058033A"/>
    <w:rsid w:val="00580D53"/>
    <w:rsid w:val="00581714"/>
    <w:rsid w:val="00581FBC"/>
    <w:rsid w:val="005858C3"/>
    <w:rsid w:val="005901F8"/>
    <w:rsid w:val="005906FB"/>
    <w:rsid w:val="00591A33"/>
    <w:rsid w:val="00591E8F"/>
    <w:rsid w:val="005946C6"/>
    <w:rsid w:val="0059761A"/>
    <w:rsid w:val="005A0C8D"/>
    <w:rsid w:val="005A166D"/>
    <w:rsid w:val="005A2924"/>
    <w:rsid w:val="005A2D56"/>
    <w:rsid w:val="005A3C53"/>
    <w:rsid w:val="005B04C6"/>
    <w:rsid w:val="005B1481"/>
    <w:rsid w:val="005B21A6"/>
    <w:rsid w:val="005B4177"/>
    <w:rsid w:val="005B4E47"/>
    <w:rsid w:val="005C0070"/>
    <w:rsid w:val="005C08A9"/>
    <w:rsid w:val="005C4DAD"/>
    <w:rsid w:val="005C5DFB"/>
    <w:rsid w:val="005C5F97"/>
    <w:rsid w:val="005D3FC0"/>
    <w:rsid w:val="005D4806"/>
    <w:rsid w:val="005D746D"/>
    <w:rsid w:val="005E0181"/>
    <w:rsid w:val="005E156C"/>
    <w:rsid w:val="005E42EE"/>
    <w:rsid w:val="005E4F09"/>
    <w:rsid w:val="005E6F31"/>
    <w:rsid w:val="005F0418"/>
    <w:rsid w:val="005F145A"/>
    <w:rsid w:val="005F243D"/>
    <w:rsid w:val="005F290E"/>
    <w:rsid w:val="005F34E1"/>
    <w:rsid w:val="005F364F"/>
    <w:rsid w:val="005F41E3"/>
    <w:rsid w:val="0060108F"/>
    <w:rsid w:val="00602A29"/>
    <w:rsid w:val="006038E2"/>
    <w:rsid w:val="00605EF5"/>
    <w:rsid w:val="006063C1"/>
    <w:rsid w:val="00606858"/>
    <w:rsid w:val="00607252"/>
    <w:rsid w:val="006133E7"/>
    <w:rsid w:val="00613BF2"/>
    <w:rsid w:val="00616822"/>
    <w:rsid w:val="00616D1F"/>
    <w:rsid w:val="00620D2F"/>
    <w:rsid w:val="00620E18"/>
    <w:rsid w:val="00620E24"/>
    <w:rsid w:val="00626848"/>
    <w:rsid w:val="00627507"/>
    <w:rsid w:val="00627A52"/>
    <w:rsid w:val="00627D0B"/>
    <w:rsid w:val="00631802"/>
    <w:rsid w:val="006332AA"/>
    <w:rsid w:val="00634DE9"/>
    <w:rsid w:val="00635163"/>
    <w:rsid w:val="0063585C"/>
    <w:rsid w:val="00636914"/>
    <w:rsid w:val="0064165B"/>
    <w:rsid w:val="00643608"/>
    <w:rsid w:val="00645701"/>
    <w:rsid w:val="006462AD"/>
    <w:rsid w:val="00647EDF"/>
    <w:rsid w:val="0065340A"/>
    <w:rsid w:val="00653C15"/>
    <w:rsid w:val="0065589B"/>
    <w:rsid w:val="00655AB4"/>
    <w:rsid w:val="00656896"/>
    <w:rsid w:val="00656CBC"/>
    <w:rsid w:val="006574D3"/>
    <w:rsid w:val="00660354"/>
    <w:rsid w:val="0066282D"/>
    <w:rsid w:val="006636D5"/>
    <w:rsid w:val="00663EA8"/>
    <w:rsid w:val="00663F38"/>
    <w:rsid w:val="00667A5F"/>
    <w:rsid w:val="006700C1"/>
    <w:rsid w:val="006762A7"/>
    <w:rsid w:val="00682694"/>
    <w:rsid w:val="006829E7"/>
    <w:rsid w:val="00683E9C"/>
    <w:rsid w:val="00684140"/>
    <w:rsid w:val="006858D5"/>
    <w:rsid w:val="00685CE7"/>
    <w:rsid w:val="0068767B"/>
    <w:rsid w:val="006901FF"/>
    <w:rsid w:val="006905DD"/>
    <w:rsid w:val="006926CD"/>
    <w:rsid w:val="00694147"/>
    <w:rsid w:val="00694738"/>
    <w:rsid w:val="0069508C"/>
    <w:rsid w:val="00695AAB"/>
    <w:rsid w:val="00697C56"/>
    <w:rsid w:val="006A0306"/>
    <w:rsid w:val="006A1E77"/>
    <w:rsid w:val="006A1FC4"/>
    <w:rsid w:val="006A2C8C"/>
    <w:rsid w:val="006A2D7E"/>
    <w:rsid w:val="006B3617"/>
    <w:rsid w:val="006B36E1"/>
    <w:rsid w:val="006B37E4"/>
    <w:rsid w:val="006B702B"/>
    <w:rsid w:val="006B7DD7"/>
    <w:rsid w:val="006C04FD"/>
    <w:rsid w:val="006C1BA1"/>
    <w:rsid w:val="006C5AD6"/>
    <w:rsid w:val="006C5ECD"/>
    <w:rsid w:val="006C66B2"/>
    <w:rsid w:val="006C7067"/>
    <w:rsid w:val="006C7DB9"/>
    <w:rsid w:val="006C7E08"/>
    <w:rsid w:val="006D0182"/>
    <w:rsid w:val="006D3AF6"/>
    <w:rsid w:val="006D5C0C"/>
    <w:rsid w:val="006D5C35"/>
    <w:rsid w:val="006D64BF"/>
    <w:rsid w:val="006E1F2D"/>
    <w:rsid w:val="006E28A0"/>
    <w:rsid w:val="006E558C"/>
    <w:rsid w:val="006E5DA0"/>
    <w:rsid w:val="006F042B"/>
    <w:rsid w:val="006F0874"/>
    <w:rsid w:val="006F2B6F"/>
    <w:rsid w:val="006F2B75"/>
    <w:rsid w:val="006F2DDE"/>
    <w:rsid w:val="006F619A"/>
    <w:rsid w:val="006F76AB"/>
    <w:rsid w:val="006F784D"/>
    <w:rsid w:val="00701FEE"/>
    <w:rsid w:val="00702EBC"/>
    <w:rsid w:val="00705746"/>
    <w:rsid w:val="007065B3"/>
    <w:rsid w:val="007069DF"/>
    <w:rsid w:val="00707B3B"/>
    <w:rsid w:val="00710F91"/>
    <w:rsid w:val="00711163"/>
    <w:rsid w:val="007115EB"/>
    <w:rsid w:val="00713F3B"/>
    <w:rsid w:val="00715359"/>
    <w:rsid w:val="007166DC"/>
    <w:rsid w:val="00720A6D"/>
    <w:rsid w:val="007222A7"/>
    <w:rsid w:val="00724275"/>
    <w:rsid w:val="007249F4"/>
    <w:rsid w:val="0072516A"/>
    <w:rsid w:val="00726D3E"/>
    <w:rsid w:val="00731883"/>
    <w:rsid w:val="00733F7B"/>
    <w:rsid w:val="00734B50"/>
    <w:rsid w:val="00734DF2"/>
    <w:rsid w:val="007350F4"/>
    <w:rsid w:val="007357C0"/>
    <w:rsid w:val="00735C3A"/>
    <w:rsid w:val="00735EF7"/>
    <w:rsid w:val="007368BC"/>
    <w:rsid w:val="0074045D"/>
    <w:rsid w:val="00741F2A"/>
    <w:rsid w:val="007504B4"/>
    <w:rsid w:val="00750A3B"/>
    <w:rsid w:val="007510E2"/>
    <w:rsid w:val="007511C0"/>
    <w:rsid w:val="00751B28"/>
    <w:rsid w:val="00754B75"/>
    <w:rsid w:val="00754E3A"/>
    <w:rsid w:val="00756B89"/>
    <w:rsid w:val="00762137"/>
    <w:rsid w:val="00762FFE"/>
    <w:rsid w:val="00763895"/>
    <w:rsid w:val="007646EB"/>
    <w:rsid w:val="00766BF6"/>
    <w:rsid w:val="00767FEB"/>
    <w:rsid w:val="007703DC"/>
    <w:rsid w:val="00772A99"/>
    <w:rsid w:val="00773066"/>
    <w:rsid w:val="00776808"/>
    <w:rsid w:val="00776D72"/>
    <w:rsid w:val="00777C96"/>
    <w:rsid w:val="007814E8"/>
    <w:rsid w:val="0078166A"/>
    <w:rsid w:val="00786087"/>
    <w:rsid w:val="007869C3"/>
    <w:rsid w:val="007871E2"/>
    <w:rsid w:val="00787C68"/>
    <w:rsid w:val="007905D4"/>
    <w:rsid w:val="00790E3D"/>
    <w:rsid w:val="00794ADE"/>
    <w:rsid w:val="00795561"/>
    <w:rsid w:val="00795A64"/>
    <w:rsid w:val="00796AF2"/>
    <w:rsid w:val="00797D4D"/>
    <w:rsid w:val="007A0196"/>
    <w:rsid w:val="007A05C9"/>
    <w:rsid w:val="007A2430"/>
    <w:rsid w:val="007A30DE"/>
    <w:rsid w:val="007A6F71"/>
    <w:rsid w:val="007B0D3D"/>
    <w:rsid w:val="007B1566"/>
    <w:rsid w:val="007B173F"/>
    <w:rsid w:val="007B184D"/>
    <w:rsid w:val="007B43A1"/>
    <w:rsid w:val="007C0130"/>
    <w:rsid w:val="007C05AD"/>
    <w:rsid w:val="007C150B"/>
    <w:rsid w:val="007C3641"/>
    <w:rsid w:val="007C3F1C"/>
    <w:rsid w:val="007C7AD2"/>
    <w:rsid w:val="007C7F35"/>
    <w:rsid w:val="007D1A66"/>
    <w:rsid w:val="007D3362"/>
    <w:rsid w:val="007D4A37"/>
    <w:rsid w:val="007D5BC0"/>
    <w:rsid w:val="007D70F9"/>
    <w:rsid w:val="007E02D2"/>
    <w:rsid w:val="007E15E5"/>
    <w:rsid w:val="007E1D12"/>
    <w:rsid w:val="007E7137"/>
    <w:rsid w:val="007F16F2"/>
    <w:rsid w:val="007F1BCF"/>
    <w:rsid w:val="007F2947"/>
    <w:rsid w:val="007F3BAB"/>
    <w:rsid w:val="007F4FF6"/>
    <w:rsid w:val="007F6764"/>
    <w:rsid w:val="00801E30"/>
    <w:rsid w:val="00802E5C"/>
    <w:rsid w:val="00803806"/>
    <w:rsid w:val="00806449"/>
    <w:rsid w:val="00810350"/>
    <w:rsid w:val="00811815"/>
    <w:rsid w:val="008122B1"/>
    <w:rsid w:val="00812553"/>
    <w:rsid w:val="00812F40"/>
    <w:rsid w:val="00813C03"/>
    <w:rsid w:val="00815D44"/>
    <w:rsid w:val="00816823"/>
    <w:rsid w:val="008178AC"/>
    <w:rsid w:val="00821BF2"/>
    <w:rsid w:val="00821D8F"/>
    <w:rsid w:val="00822BDB"/>
    <w:rsid w:val="00827D76"/>
    <w:rsid w:val="0083410C"/>
    <w:rsid w:val="00834D3A"/>
    <w:rsid w:val="0084525B"/>
    <w:rsid w:val="00847912"/>
    <w:rsid w:val="00850793"/>
    <w:rsid w:val="00853B23"/>
    <w:rsid w:val="00856C45"/>
    <w:rsid w:val="00857400"/>
    <w:rsid w:val="008630C5"/>
    <w:rsid w:val="0086510C"/>
    <w:rsid w:val="008714A9"/>
    <w:rsid w:val="0087237A"/>
    <w:rsid w:val="00874AD1"/>
    <w:rsid w:val="00875178"/>
    <w:rsid w:val="00875A92"/>
    <w:rsid w:val="00880FC9"/>
    <w:rsid w:val="0088201E"/>
    <w:rsid w:val="00883B65"/>
    <w:rsid w:val="008857DE"/>
    <w:rsid w:val="0088627B"/>
    <w:rsid w:val="00887CF1"/>
    <w:rsid w:val="00890B9E"/>
    <w:rsid w:val="00891A03"/>
    <w:rsid w:val="00891A9D"/>
    <w:rsid w:val="00893DE4"/>
    <w:rsid w:val="00894A34"/>
    <w:rsid w:val="008A00CB"/>
    <w:rsid w:val="008A1959"/>
    <w:rsid w:val="008A4840"/>
    <w:rsid w:val="008A5A6F"/>
    <w:rsid w:val="008A63B3"/>
    <w:rsid w:val="008A6751"/>
    <w:rsid w:val="008B1EC2"/>
    <w:rsid w:val="008B2A87"/>
    <w:rsid w:val="008B34A1"/>
    <w:rsid w:val="008B3B57"/>
    <w:rsid w:val="008B4687"/>
    <w:rsid w:val="008B4AF1"/>
    <w:rsid w:val="008B66DC"/>
    <w:rsid w:val="008C03BB"/>
    <w:rsid w:val="008C0D92"/>
    <w:rsid w:val="008C1CAA"/>
    <w:rsid w:val="008C1D05"/>
    <w:rsid w:val="008C39BD"/>
    <w:rsid w:val="008C3C6D"/>
    <w:rsid w:val="008C5477"/>
    <w:rsid w:val="008C744D"/>
    <w:rsid w:val="008C78C7"/>
    <w:rsid w:val="008C7BCB"/>
    <w:rsid w:val="008D26AF"/>
    <w:rsid w:val="008D26FF"/>
    <w:rsid w:val="008D54FB"/>
    <w:rsid w:val="008D600F"/>
    <w:rsid w:val="008D6C7E"/>
    <w:rsid w:val="008E00C3"/>
    <w:rsid w:val="008E2693"/>
    <w:rsid w:val="008E2ABA"/>
    <w:rsid w:val="008E61C0"/>
    <w:rsid w:val="008E6963"/>
    <w:rsid w:val="008F06CF"/>
    <w:rsid w:val="008F0BC1"/>
    <w:rsid w:val="008F2529"/>
    <w:rsid w:val="008F56A2"/>
    <w:rsid w:val="008F7E7C"/>
    <w:rsid w:val="009001CB"/>
    <w:rsid w:val="00900DD5"/>
    <w:rsid w:val="00901DA6"/>
    <w:rsid w:val="009021E1"/>
    <w:rsid w:val="00903B29"/>
    <w:rsid w:val="009040C8"/>
    <w:rsid w:val="00905C91"/>
    <w:rsid w:val="009064E1"/>
    <w:rsid w:val="00910224"/>
    <w:rsid w:val="00910CCA"/>
    <w:rsid w:val="00911653"/>
    <w:rsid w:val="0091278D"/>
    <w:rsid w:val="0091502E"/>
    <w:rsid w:val="00922789"/>
    <w:rsid w:val="00922D19"/>
    <w:rsid w:val="00923EDD"/>
    <w:rsid w:val="00925726"/>
    <w:rsid w:val="00931C2A"/>
    <w:rsid w:val="0093319C"/>
    <w:rsid w:val="00933E76"/>
    <w:rsid w:val="00940491"/>
    <w:rsid w:val="00940828"/>
    <w:rsid w:val="0094117B"/>
    <w:rsid w:val="00942962"/>
    <w:rsid w:val="00942E29"/>
    <w:rsid w:val="00943103"/>
    <w:rsid w:val="009432BA"/>
    <w:rsid w:val="0094482D"/>
    <w:rsid w:val="00947CE2"/>
    <w:rsid w:val="00952DA5"/>
    <w:rsid w:val="009574D7"/>
    <w:rsid w:val="00957860"/>
    <w:rsid w:val="0096004E"/>
    <w:rsid w:val="00960402"/>
    <w:rsid w:val="0096044C"/>
    <w:rsid w:val="009607E8"/>
    <w:rsid w:val="00965E80"/>
    <w:rsid w:val="009662F3"/>
    <w:rsid w:val="0097317E"/>
    <w:rsid w:val="009744A7"/>
    <w:rsid w:val="0097672D"/>
    <w:rsid w:val="009778D6"/>
    <w:rsid w:val="009834A5"/>
    <w:rsid w:val="009846F7"/>
    <w:rsid w:val="00984907"/>
    <w:rsid w:val="00984C41"/>
    <w:rsid w:val="009858EE"/>
    <w:rsid w:val="00985E59"/>
    <w:rsid w:val="009870D3"/>
    <w:rsid w:val="0098748E"/>
    <w:rsid w:val="00990038"/>
    <w:rsid w:val="00991F1B"/>
    <w:rsid w:val="0099333B"/>
    <w:rsid w:val="00994067"/>
    <w:rsid w:val="009A1513"/>
    <w:rsid w:val="009A1DF0"/>
    <w:rsid w:val="009A3270"/>
    <w:rsid w:val="009A32D0"/>
    <w:rsid w:val="009A6627"/>
    <w:rsid w:val="009A69CB"/>
    <w:rsid w:val="009A6ECD"/>
    <w:rsid w:val="009A7259"/>
    <w:rsid w:val="009A7940"/>
    <w:rsid w:val="009B2F54"/>
    <w:rsid w:val="009B683C"/>
    <w:rsid w:val="009C0C01"/>
    <w:rsid w:val="009C1375"/>
    <w:rsid w:val="009C446B"/>
    <w:rsid w:val="009C47EC"/>
    <w:rsid w:val="009C63EA"/>
    <w:rsid w:val="009C67C1"/>
    <w:rsid w:val="009C777D"/>
    <w:rsid w:val="009D2EAD"/>
    <w:rsid w:val="009D4084"/>
    <w:rsid w:val="009D56AA"/>
    <w:rsid w:val="009E1209"/>
    <w:rsid w:val="009E258F"/>
    <w:rsid w:val="009E2D91"/>
    <w:rsid w:val="009E5A6A"/>
    <w:rsid w:val="009E67BA"/>
    <w:rsid w:val="009E720E"/>
    <w:rsid w:val="009E7FDA"/>
    <w:rsid w:val="009F2358"/>
    <w:rsid w:val="009F46E7"/>
    <w:rsid w:val="009F48C0"/>
    <w:rsid w:val="009F66B2"/>
    <w:rsid w:val="00A0047B"/>
    <w:rsid w:val="00A06BC8"/>
    <w:rsid w:val="00A06DBE"/>
    <w:rsid w:val="00A06FD3"/>
    <w:rsid w:val="00A07B82"/>
    <w:rsid w:val="00A11435"/>
    <w:rsid w:val="00A131BC"/>
    <w:rsid w:val="00A137C7"/>
    <w:rsid w:val="00A138DE"/>
    <w:rsid w:val="00A15846"/>
    <w:rsid w:val="00A168BB"/>
    <w:rsid w:val="00A21FC0"/>
    <w:rsid w:val="00A22EDF"/>
    <w:rsid w:val="00A236DB"/>
    <w:rsid w:val="00A25517"/>
    <w:rsid w:val="00A30EE3"/>
    <w:rsid w:val="00A323E4"/>
    <w:rsid w:val="00A33321"/>
    <w:rsid w:val="00A349C3"/>
    <w:rsid w:val="00A41FF5"/>
    <w:rsid w:val="00A42E0E"/>
    <w:rsid w:val="00A42F00"/>
    <w:rsid w:val="00A4310F"/>
    <w:rsid w:val="00A51564"/>
    <w:rsid w:val="00A51ACA"/>
    <w:rsid w:val="00A53C69"/>
    <w:rsid w:val="00A5591F"/>
    <w:rsid w:val="00A56AA0"/>
    <w:rsid w:val="00A60C28"/>
    <w:rsid w:val="00A61578"/>
    <w:rsid w:val="00A657F3"/>
    <w:rsid w:val="00A67D06"/>
    <w:rsid w:val="00A71D23"/>
    <w:rsid w:val="00A7228F"/>
    <w:rsid w:val="00A72318"/>
    <w:rsid w:val="00A733A5"/>
    <w:rsid w:val="00A734C1"/>
    <w:rsid w:val="00A77D3F"/>
    <w:rsid w:val="00A818BE"/>
    <w:rsid w:val="00A82E5D"/>
    <w:rsid w:val="00A83A95"/>
    <w:rsid w:val="00A83AB9"/>
    <w:rsid w:val="00A85837"/>
    <w:rsid w:val="00A87E43"/>
    <w:rsid w:val="00A93089"/>
    <w:rsid w:val="00A935D1"/>
    <w:rsid w:val="00A93A11"/>
    <w:rsid w:val="00A942F2"/>
    <w:rsid w:val="00A94B3F"/>
    <w:rsid w:val="00A94F77"/>
    <w:rsid w:val="00A95A79"/>
    <w:rsid w:val="00AA1B9B"/>
    <w:rsid w:val="00AA2849"/>
    <w:rsid w:val="00AA2938"/>
    <w:rsid w:val="00AA29F6"/>
    <w:rsid w:val="00AA3BB9"/>
    <w:rsid w:val="00AA5DF3"/>
    <w:rsid w:val="00AA60A6"/>
    <w:rsid w:val="00AB51A3"/>
    <w:rsid w:val="00AB5277"/>
    <w:rsid w:val="00AB539F"/>
    <w:rsid w:val="00AB76EC"/>
    <w:rsid w:val="00AC2EA4"/>
    <w:rsid w:val="00AC44FE"/>
    <w:rsid w:val="00AC57E8"/>
    <w:rsid w:val="00AC65B9"/>
    <w:rsid w:val="00AC662A"/>
    <w:rsid w:val="00AC6DE1"/>
    <w:rsid w:val="00AC72F3"/>
    <w:rsid w:val="00AD1F12"/>
    <w:rsid w:val="00AD2931"/>
    <w:rsid w:val="00AD3035"/>
    <w:rsid w:val="00AD7CB5"/>
    <w:rsid w:val="00AE5F07"/>
    <w:rsid w:val="00AE66DE"/>
    <w:rsid w:val="00AF19B0"/>
    <w:rsid w:val="00AF1F39"/>
    <w:rsid w:val="00AF2202"/>
    <w:rsid w:val="00AF24BC"/>
    <w:rsid w:val="00AF300A"/>
    <w:rsid w:val="00AF3164"/>
    <w:rsid w:val="00AF35CF"/>
    <w:rsid w:val="00AF3F54"/>
    <w:rsid w:val="00B02768"/>
    <w:rsid w:val="00B02BD9"/>
    <w:rsid w:val="00B034EA"/>
    <w:rsid w:val="00B04B91"/>
    <w:rsid w:val="00B05928"/>
    <w:rsid w:val="00B0605E"/>
    <w:rsid w:val="00B11775"/>
    <w:rsid w:val="00B12857"/>
    <w:rsid w:val="00B12963"/>
    <w:rsid w:val="00B13BB6"/>
    <w:rsid w:val="00B20AB8"/>
    <w:rsid w:val="00B211DD"/>
    <w:rsid w:val="00B21533"/>
    <w:rsid w:val="00B2246D"/>
    <w:rsid w:val="00B2290E"/>
    <w:rsid w:val="00B23454"/>
    <w:rsid w:val="00B271C1"/>
    <w:rsid w:val="00B30DC2"/>
    <w:rsid w:val="00B322F6"/>
    <w:rsid w:val="00B34AA1"/>
    <w:rsid w:val="00B3750C"/>
    <w:rsid w:val="00B40F45"/>
    <w:rsid w:val="00B4277A"/>
    <w:rsid w:val="00B42DB1"/>
    <w:rsid w:val="00B43A04"/>
    <w:rsid w:val="00B44104"/>
    <w:rsid w:val="00B46FE2"/>
    <w:rsid w:val="00B5000C"/>
    <w:rsid w:val="00B53906"/>
    <w:rsid w:val="00B56B29"/>
    <w:rsid w:val="00B57632"/>
    <w:rsid w:val="00B57B42"/>
    <w:rsid w:val="00B648A7"/>
    <w:rsid w:val="00B65372"/>
    <w:rsid w:val="00B658BC"/>
    <w:rsid w:val="00B6599D"/>
    <w:rsid w:val="00B65A0D"/>
    <w:rsid w:val="00B66BBD"/>
    <w:rsid w:val="00B702B1"/>
    <w:rsid w:val="00B739E1"/>
    <w:rsid w:val="00B77586"/>
    <w:rsid w:val="00B819CD"/>
    <w:rsid w:val="00B83813"/>
    <w:rsid w:val="00B839E0"/>
    <w:rsid w:val="00B85F22"/>
    <w:rsid w:val="00B86A7F"/>
    <w:rsid w:val="00B92B09"/>
    <w:rsid w:val="00B94705"/>
    <w:rsid w:val="00B94E2D"/>
    <w:rsid w:val="00BA0F9B"/>
    <w:rsid w:val="00BA2464"/>
    <w:rsid w:val="00BA4878"/>
    <w:rsid w:val="00BA7579"/>
    <w:rsid w:val="00BB0329"/>
    <w:rsid w:val="00BB1D6F"/>
    <w:rsid w:val="00BB4C65"/>
    <w:rsid w:val="00BB5250"/>
    <w:rsid w:val="00BB59F1"/>
    <w:rsid w:val="00BB5F74"/>
    <w:rsid w:val="00BB7F61"/>
    <w:rsid w:val="00BC0C6E"/>
    <w:rsid w:val="00BC37D3"/>
    <w:rsid w:val="00BC3CDC"/>
    <w:rsid w:val="00BC5B9A"/>
    <w:rsid w:val="00BC796E"/>
    <w:rsid w:val="00BC7A80"/>
    <w:rsid w:val="00BD670A"/>
    <w:rsid w:val="00BD69FA"/>
    <w:rsid w:val="00BE2859"/>
    <w:rsid w:val="00BE2E5B"/>
    <w:rsid w:val="00BE3329"/>
    <w:rsid w:val="00BE3F0F"/>
    <w:rsid w:val="00BE5128"/>
    <w:rsid w:val="00BE7C2C"/>
    <w:rsid w:val="00BF05D1"/>
    <w:rsid w:val="00BF6717"/>
    <w:rsid w:val="00BF7D1B"/>
    <w:rsid w:val="00C01944"/>
    <w:rsid w:val="00C01EAD"/>
    <w:rsid w:val="00C02125"/>
    <w:rsid w:val="00C06D71"/>
    <w:rsid w:val="00C1392D"/>
    <w:rsid w:val="00C13B4D"/>
    <w:rsid w:val="00C17A41"/>
    <w:rsid w:val="00C2086A"/>
    <w:rsid w:val="00C20C86"/>
    <w:rsid w:val="00C20DC5"/>
    <w:rsid w:val="00C21033"/>
    <w:rsid w:val="00C22718"/>
    <w:rsid w:val="00C24A76"/>
    <w:rsid w:val="00C25F77"/>
    <w:rsid w:val="00C30023"/>
    <w:rsid w:val="00C3121D"/>
    <w:rsid w:val="00C31CA5"/>
    <w:rsid w:val="00C327BE"/>
    <w:rsid w:val="00C32C1A"/>
    <w:rsid w:val="00C331D7"/>
    <w:rsid w:val="00C335D3"/>
    <w:rsid w:val="00C35D50"/>
    <w:rsid w:val="00C3663F"/>
    <w:rsid w:val="00C36816"/>
    <w:rsid w:val="00C36A2F"/>
    <w:rsid w:val="00C37B06"/>
    <w:rsid w:val="00C418B0"/>
    <w:rsid w:val="00C4743D"/>
    <w:rsid w:val="00C4782C"/>
    <w:rsid w:val="00C47AB6"/>
    <w:rsid w:val="00C54247"/>
    <w:rsid w:val="00C54DB4"/>
    <w:rsid w:val="00C551F5"/>
    <w:rsid w:val="00C61749"/>
    <w:rsid w:val="00C6460A"/>
    <w:rsid w:val="00C65933"/>
    <w:rsid w:val="00C659E3"/>
    <w:rsid w:val="00C676B0"/>
    <w:rsid w:val="00C714D2"/>
    <w:rsid w:val="00C725CE"/>
    <w:rsid w:val="00C7349A"/>
    <w:rsid w:val="00C74752"/>
    <w:rsid w:val="00C752FB"/>
    <w:rsid w:val="00C80343"/>
    <w:rsid w:val="00C84CAC"/>
    <w:rsid w:val="00C903B0"/>
    <w:rsid w:val="00C945EF"/>
    <w:rsid w:val="00C95382"/>
    <w:rsid w:val="00C96B84"/>
    <w:rsid w:val="00CA03CF"/>
    <w:rsid w:val="00CA0ED9"/>
    <w:rsid w:val="00CA1585"/>
    <w:rsid w:val="00CA2712"/>
    <w:rsid w:val="00CA3AF9"/>
    <w:rsid w:val="00CA3CBC"/>
    <w:rsid w:val="00CA3F53"/>
    <w:rsid w:val="00CA4959"/>
    <w:rsid w:val="00CA5FE9"/>
    <w:rsid w:val="00CB243F"/>
    <w:rsid w:val="00CB24E9"/>
    <w:rsid w:val="00CB479F"/>
    <w:rsid w:val="00CB4FFC"/>
    <w:rsid w:val="00CB7CA9"/>
    <w:rsid w:val="00CC220B"/>
    <w:rsid w:val="00CC2C18"/>
    <w:rsid w:val="00CC346D"/>
    <w:rsid w:val="00CC70A4"/>
    <w:rsid w:val="00CD2258"/>
    <w:rsid w:val="00CD3E20"/>
    <w:rsid w:val="00CD577A"/>
    <w:rsid w:val="00CD7808"/>
    <w:rsid w:val="00CD7F53"/>
    <w:rsid w:val="00CE1197"/>
    <w:rsid w:val="00CE1324"/>
    <w:rsid w:val="00CE3CA0"/>
    <w:rsid w:val="00CE5224"/>
    <w:rsid w:val="00CE5D37"/>
    <w:rsid w:val="00CE611B"/>
    <w:rsid w:val="00CE7D6D"/>
    <w:rsid w:val="00CF1C71"/>
    <w:rsid w:val="00CF24C1"/>
    <w:rsid w:val="00CF3311"/>
    <w:rsid w:val="00CF460E"/>
    <w:rsid w:val="00CF779B"/>
    <w:rsid w:val="00D001C0"/>
    <w:rsid w:val="00D0022B"/>
    <w:rsid w:val="00D0132C"/>
    <w:rsid w:val="00D03740"/>
    <w:rsid w:val="00D10F9C"/>
    <w:rsid w:val="00D11ADF"/>
    <w:rsid w:val="00D143B0"/>
    <w:rsid w:val="00D14AE2"/>
    <w:rsid w:val="00D150D5"/>
    <w:rsid w:val="00D16CDD"/>
    <w:rsid w:val="00D16D3E"/>
    <w:rsid w:val="00D16F25"/>
    <w:rsid w:val="00D2101D"/>
    <w:rsid w:val="00D21473"/>
    <w:rsid w:val="00D2184C"/>
    <w:rsid w:val="00D21B4E"/>
    <w:rsid w:val="00D21ED4"/>
    <w:rsid w:val="00D21F57"/>
    <w:rsid w:val="00D229C0"/>
    <w:rsid w:val="00D259C9"/>
    <w:rsid w:val="00D26AEF"/>
    <w:rsid w:val="00D30011"/>
    <w:rsid w:val="00D31A62"/>
    <w:rsid w:val="00D333F2"/>
    <w:rsid w:val="00D35A1E"/>
    <w:rsid w:val="00D4095B"/>
    <w:rsid w:val="00D40EA0"/>
    <w:rsid w:val="00D423DC"/>
    <w:rsid w:val="00D42967"/>
    <w:rsid w:val="00D42C9F"/>
    <w:rsid w:val="00D45D0E"/>
    <w:rsid w:val="00D466D6"/>
    <w:rsid w:val="00D47374"/>
    <w:rsid w:val="00D50D37"/>
    <w:rsid w:val="00D51D73"/>
    <w:rsid w:val="00D53E2B"/>
    <w:rsid w:val="00D56EA3"/>
    <w:rsid w:val="00D578E8"/>
    <w:rsid w:val="00D600A9"/>
    <w:rsid w:val="00D627CB"/>
    <w:rsid w:val="00D6489A"/>
    <w:rsid w:val="00D667BB"/>
    <w:rsid w:val="00D66A1A"/>
    <w:rsid w:val="00D7296D"/>
    <w:rsid w:val="00D73A6C"/>
    <w:rsid w:val="00D77150"/>
    <w:rsid w:val="00D77665"/>
    <w:rsid w:val="00D808AB"/>
    <w:rsid w:val="00D840C7"/>
    <w:rsid w:val="00D86570"/>
    <w:rsid w:val="00D8672B"/>
    <w:rsid w:val="00D916AD"/>
    <w:rsid w:val="00D91E08"/>
    <w:rsid w:val="00D9601A"/>
    <w:rsid w:val="00D96BAC"/>
    <w:rsid w:val="00D97B33"/>
    <w:rsid w:val="00DA08C3"/>
    <w:rsid w:val="00DA3B28"/>
    <w:rsid w:val="00DA508E"/>
    <w:rsid w:val="00DA50C9"/>
    <w:rsid w:val="00DA5675"/>
    <w:rsid w:val="00DA6574"/>
    <w:rsid w:val="00DA6BEC"/>
    <w:rsid w:val="00DA7DA8"/>
    <w:rsid w:val="00DB1CE1"/>
    <w:rsid w:val="00DB502C"/>
    <w:rsid w:val="00DB6E51"/>
    <w:rsid w:val="00DC2CC4"/>
    <w:rsid w:val="00DC48A3"/>
    <w:rsid w:val="00DC573C"/>
    <w:rsid w:val="00DC6235"/>
    <w:rsid w:val="00DC6FD0"/>
    <w:rsid w:val="00DD151E"/>
    <w:rsid w:val="00DD1AB3"/>
    <w:rsid w:val="00DD1B6D"/>
    <w:rsid w:val="00DD25AD"/>
    <w:rsid w:val="00DD2BBB"/>
    <w:rsid w:val="00DD2E44"/>
    <w:rsid w:val="00DD34F5"/>
    <w:rsid w:val="00DD4D3A"/>
    <w:rsid w:val="00DD56E7"/>
    <w:rsid w:val="00DD78B9"/>
    <w:rsid w:val="00DE2893"/>
    <w:rsid w:val="00DE2E02"/>
    <w:rsid w:val="00DE34F2"/>
    <w:rsid w:val="00DE3DC1"/>
    <w:rsid w:val="00DE656A"/>
    <w:rsid w:val="00DE66C4"/>
    <w:rsid w:val="00DF048E"/>
    <w:rsid w:val="00DF0FEC"/>
    <w:rsid w:val="00DF1D49"/>
    <w:rsid w:val="00DF2CA1"/>
    <w:rsid w:val="00DF2CEF"/>
    <w:rsid w:val="00DF31C2"/>
    <w:rsid w:val="00DF521F"/>
    <w:rsid w:val="00DF5DED"/>
    <w:rsid w:val="00DF6CC7"/>
    <w:rsid w:val="00DF7FC9"/>
    <w:rsid w:val="00E00D93"/>
    <w:rsid w:val="00E025D7"/>
    <w:rsid w:val="00E0287C"/>
    <w:rsid w:val="00E03B09"/>
    <w:rsid w:val="00E04730"/>
    <w:rsid w:val="00E0636A"/>
    <w:rsid w:val="00E06734"/>
    <w:rsid w:val="00E0697A"/>
    <w:rsid w:val="00E06EF7"/>
    <w:rsid w:val="00E10E32"/>
    <w:rsid w:val="00E1182B"/>
    <w:rsid w:val="00E134D4"/>
    <w:rsid w:val="00E148EF"/>
    <w:rsid w:val="00E20CDE"/>
    <w:rsid w:val="00E22234"/>
    <w:rsid w:val="00E24604"/>
    <w:rsid w:val="00E24C1C"/>
    <w:rsid w:val="00E30E97"/>
    <w:rsid w:val="00E32FCD"/>
    <w:rsid w:val="00E34D27"/>
    <w:rsid w:val="00E3508B"/>
    <w:rsid w:val="00E35A4B"/>
    <w:rsid w:val="00E362DE"/>
    <w:rsid w:val="00E36535"/>
    <w:rsid w:val="00E41AA1"/>
    <w:rsid w:val="00E42D5A"/>
    <w:rsid w:val="00E43F14"/>
    <w:rsid w:val="00E455C3"/>
    <w:rsid w:val="00E47028"/>
    <w:rsid w:val="00E477D0"/>
    <w:rsid w:val="00E479FD"/>
    <w:rsid w:val="00E511DA"/>
    <w:rsid w:val="00E5174E"/>
    <w:rsid w:val="00E51B38"/>
    <w:rsid w:val="00E51B87"/>
    <w:rsid w:val="00E53B67"/>
    <w:rsid w:val="00E5684D"/>
    <w:rsid w:val="00E57130"/>
    <w:rsid w:val="00E6261E"/>
    <w:rsid w:val="00E62BC6"/>
    <w:rsid w:val="00E63B43"/>
    <w:rsid w:val="00E70662"/>
    <w:rsid w:val="00E70CB2"/>
    <w:rsid w:val="00E7610B"/>
    <w:rsid w:val="00E803F0"/>
    <w:rsid w:val="00E80B86"/>
    <w:rsid w:val="00E84DF4"/>
    <w:rsid w:val="00E8721B"/>
    <w:rsid w:val="00E87EF1"/>
    <w:rsid w:val="00E90302"/>
    <w:rsid w:val="00E905D1"/>
    <w:rsid w:val="00E9172C"/>
    <w:rsid w:val="00E9287A"/>
    <w:rsid w:val="00E92A05"/>
    <w:rsid w:val="00E955E4"/>
    <w:rsid w:val="00E95CFD"/>
    <w:rsid w:val="00EA2B37"/>
    <w:rsid w:val="00EA5594"/>
    <w:rsid w:val="00EA631D"/>
    <w:rsid w:val="00EB0275"/>
    <w:rsid w:val="00EB0C7E"/>
    <w:rsid w:val="00EB4C47"/>
    <w:rsid w:val="00EB4F5F"/>
    <w:rsid w:val="00EB50E0"/>
    <w:rsid w:val="00EB60DC"/>
    <w:rsid w:val="00EC09A9"/>
    <w:rsid w:val="00EC4930"/>
    <w:rsid w:val="00EC5256"/>
    <w:rsid w:val="00EC53A6"/>
    <w:rsid w:val="00ED0BB9"/>
    <w:rsid w:val="00ED2C19"/>
    <w:rsid w:val="00ED3777"/>
    <w:rsid w:val="00ED78BB"/>
    <w:rsid w:val="00ED7D61"/>
    <w:rsid w:val="00EE059B"/>
    <w:rsid w:val="00EE2FF8"/>
    <w:rsid w:val="00EE3331"/>
    <w:rsid w:val="00EE417D"/>
    <w:rsid w:val="00EE4FB0"/>
    <w:rsid w:val="00EE7E22"/>
    <w:rsid w:val="00EF00D6"/>
    <w:rsid w:val="00EF140E"/>
    <w:rsid w:val="00EF3A3D"/>
    <w:rsid w:val="00EF7A3E"/>
    <w:rsid w:val="00F04BE7"/>
    <w:rsid w:val="00F04C0F"/>
    <w:rsid w:val="00F04DD4"/>
    <w:rsid w:val="00F125E7"/>
    <w:rsid w:val="00F139E6"/>
    <w:rsid w:val="00F13BD0"/>
    <w:rsid w:val="00F13F41"/>
    <w:rsid w:val="00F143CE"/>
    <w:rsid w:val="00F15894"/>
    <w:rsid w:val="00F17116"/>
    <w:rsid w:val="00F175DD"/>
    <w:rsid w:val="00F17F86"/>
    <w:rsid w:val="00F2028F"/>
    <w:rsid w:val="00F21AFB"/>
    <w:rsid w:val="00F21F5C"/>
    <w:rsid w:val="00F24E16"/>
    <w:rsid w:val="00F3063F"/>
    <w:rsid w:val="00F31E82"/>
    <w:rsid w:val="00F340ED"/>
    <w:rsid w:val="00F34DC9"/>
    <w:rsid w:val="00F351BB"/>
    <w:rsid w:val="00F352BF"/>
    <w:rsid w:val="00F42B6B"/>
    <w:rsid w:val="00F462D4"/>
    <w:rsid w:val="00F4782F"/>
    <w:rsid w:val="00F52FD1"/>
    <w:rsid w:val="00F54E0A"/>
    <w:rsid w:val="00F579B8"/>
    <w:rsid w:val="00F63A5A"/>
    <w:rsid w:val="00F64C28"/>
    <w:rsid w:val="00F64D0C"/>
    <w:rsid w:val="00F70DA7"/>
    <w:rsid w:val="00F71243"/>
    <w:rsid w:val="00F726A0"/>
    <w:rsid w:val="00F72723"/>
    <w:rsid w:val="00F727D2"/>
    <w:rsid w:val="00F74B74"/>
    <w:rsid w:val="00F74FCD"/>
    <w:rsid w:val="00F750C4"/>
    <w:rsid w:val="00F75853"/>
    <w:rsid w:val="00F76748"/>
    <w:rsid w:val="00F76E48"/>
    <w:rsid w:val="00F81D87"/>
    <w:rsid w:val="00F82C93"/>
    <w:rsid w:val="00F83ADE"/>
    <w:rsid w:val="00F846B5"/>
    <w:rsid w:val="00F90FD8"/>
    <w:rsid w:val="00F93827"/>
    <w:rsid w:val="00F96375"/>
    <w:rsid w:val="00F96C32"/>
    <w:rsid w:val="00F970C5"/>
    <w:rsid w:val="00F976AA"/>
    <w:rsid w:val="00FA2755"/>
    <w:rsid w:val="00FA3063"/>
    <w:rsid w:val="00FA74C6"/>
    <w:rsid w:val="00FB19CC"/>
    <w:rsid w:val="00FB4A06"/>
    <w:rsid w:val="00FB7BC8"/>
    <w:rsid w:val="00FC0184"/>
    <w:rsid w:val="00FC163B"/>
    <w:rsid w:val="00FC1862"/>
    <w:rsid w:val="00FC236D"/>
    <w:rsid w:val="00FC2634"/>
    <w:rsid w:val="00FC34A8"/>
    <w:rsid w:val="00FC5980"/>
    <w:rsid w:val="00FD0DF6"/>
    <w:rsid w:val="00FD4241"/>
    <w:rsid w:val="00FD6E40"/>
    <w:rsid w:val="00FD71E7"/>
    <w:rsid w:val="00FD79D3"/>
    <w:rsid w:val="00FE486F"/>
    <w:rsid w:val="00FF6633"/>
    <w:rsid w:val="00FF666A"/>
    <w:rsid w:val="03A038A0"/>
    <w:rsid w:val="06910BA2"/>
    <w:rsid w:val="078013A4"/>
    <w:rsid w:val="1B622C1A"/>
    <w:rsid w:val="563D4093"/>
    <w:rsid w:val="65533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785B99AE"/>
  <w15:docId w15:val="{2A8171F0-42DB-42A3-BB3E-AF270C0D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7" w:uiPriority="39"/>
    <w:lsdException w:name="toc 8" w:uiPriority="39"/>
    <w:lsdException w:name="toc 9" w:uiPriority="39"/>
    <w:lsdException w:name="annotation text" w:semiHidden="1"/>
    <w:lsdException w:name="caption" w:qFormat="1"/>
    <w:lsdException w:name="annotation reference" w:semiHidden="1"/>
    <w:lsdException w:name="List" w:unhideWhenUsed="1"/>
    <w:lsdException w:name="List Bullet" w:unhideWhenUsed="1"/>
    <w:lsdException w:name="Title" w:qFormat="1"/>
    <w:lsdException w:name="Default Paragraph Font" w:uiPriority="1" w:unhideWhenUsed="1"/>
    <w:lsdException w:name="Subtitle" w:qFormat="1"/>
    <w:lsdException w:name="Hyperlink" w:uiPriority="99"/>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jc w:val="both"/>
    </w:pPr>
    <w:rPr>
      <w:kern w:val="2"/>
      <w:sz w:val="21"/>
      <w:szCs w:val="24"/>
    </w:rPr>
  </w:style>
  <w:style w:type="paragraph" w:styleId="1">
    <w:name w:val="heading 1"/>
    <w:basedOn w:val="a3"/>
    <w:next w:val="a4"/>
    <w:link w:val="10"/>
    <w:qFormat/>
    <w:pPr>
      <w:keepNext/>
      <w:pageBreakBefore/>
      <w:widowControl/>
      <w:suppressAutoHyphens/>
      <w:spacing w:before="360" w:after="40"/>
      <w:jc w:val="left"/>
      <w:outlineLvl w:val="0"/>
    </w:pPr>
    <w:rPr>
      <w:rFonts w:ascii="Arial" w:hAnsi="Arial"/>
      <w:b/>
      <w:kern w:val="28"/>
      <w:sz w:val="32"/>
      <w:szCs w:val="20"/>
    </w:rPr>
  </w:style>
  <w:style w:type="paragraph" w:styleId="21">
    <w:name w:val="heading 2"/>
    <w:basedOn w:val="1"/>
    <w:next w:val="a4"/>
    <w:link w:val="22"/>
    <w:qFormat/>
    <w:pPr>
      <w:tabs>
        <w:tab w:val="left" w:pos="720"/>
      </w:tabs>
      <w:spacing w:before="240"/>
      <w:outlineLvl w:val="1"/>
    </w:pPr>
    <w:rPr>
      <w:sz w:val="28"/>
    </w:rPr>
  </w:style>
  <w:style w:type="paragraph" w:styleId="31">
    <w:name w:val="heading 3"/>
    <w:basedOn w:val="21"/>
    <w:next w:val="a4"/>
    <w:link w:val="32"/>
    <w:qFormat/>
    <w:pPr>
      <w:spacing w:before="360"/>
      <w:outlineLvl w:val="2"/>
    </w:pPr>
    <w:rPr>
      <w:sz w:val="24"/>
    </w:rPr>
  </w:style>
  <w:style w:type="paragraph" w:styleId="42">
    <w:name w:val="heading 4"/>
    <w:basedOn w:val="31"/>
    <w:next w:val="a4"/>
    <w:link w:val="43"/>
    <w:qFormat/>
    <w:pPr>
      <w:tabs>
        <w:tab w:val="clear" w:pos="720"/>
        <w:tab w:val="left" w:pos="765"/>
      </w:tabs>
      <w:spacing w:before="240"/>
      <w:outlineLvl w:val="3"/>
    </w:pPr>
    <w:rPr>
      <w:sz w:val="22"/>
    </w:rPr>
  </w:style>
  <w:style w:type="paragraph" w:styleId="51">
    <w:name w:val="heading 5"/>
    <w:basedOn w:val="42"/>
    <w:next w:val="a4"/>
    <w:link w:val="52"/>
    <w:qFormat/>
    <w:pPr>
      <w:ind w:left="720" w:hanging="720"/>
      <w:outlineLvl w:val="4"/>
    </w:pPr>
  </w:style>
  <w:style w:type="paragraph" w:styleId="6">
    <w:name w:val="heading 6"/>
    <w:basedOn w:val="51"/>
    <w:next w:val="a4"/>
    <w:link w:val="60"/>
    <w:qFormat/>
    <w:pPr>
      <w:outlineLvl w:val="5"/>
    </w:pPr>
  </w:style>
  <w:style w:type="paragraph" w:styleId="7">
    <w:name w:val="heading 7"/>
    <w:basedOn w:val="6"/>
    <w:next w:val="a4"/>
    <w:link w:val="70"/>
    <w:qFormat/>
    <w:pPr>
      <w:outlineLvl w:val="6"/>
    </w:pPr>
  </w:style>
  <w:style w:type="paragraph" w:styleId="80">
    <w:name w:val="heading 8"/>
    <w:basedOn w:val="7"/>
    <w:next w:val="a4"/>
    <w:link w:val="81"/>
    <w:qFormat/>
    <w:pPr>
      <w:outlineLvl w:val="7"/>
    </w:pPr>
  </w:style>
  <w:style w:type="paragraph" w:styleId="90">
    <w:name w:val="heading 9"/>
    <w:basedOn w:val="80"/>
    <w:next w:val="a4"/>
    <w:link w:val="91"/>
    <w:qFormat/>
    <w:pPr>
      <w:outlineLvl w:val="8"/>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Body Text"/>
    <w:basedOn w:val="a3"/>
    <w:link w:val="a8"/>
    <w:pPr>
      <w:spacing w:after="120"/>
    </w:pPr>
  </w:style>
  <w:style w:type="paragraph" w:styleId="33">
    <w:name w:val="List 3"/>
    <w:basedOn w:val="a3"/>
    <w:pPr>
      <w:widowControl/>
      <w:spacing w:before="80" w:after="40"/>
      <w:ind w:left="1077" w:hanging="357"/>
      <w:jc w:val="left"/>
    </w:pPr>
    <w:rPr>
      <w:rFonts w:ascii="Arial" w:hAnsi="Arial"/>
      <w:kern w:val="0"/>
      <w:sz w:val="22"/>
      <w:szCs w:val="20"/>
    </w:rPr>
  </w:style>
  <w:style w:type="paragraph" w:styleId="a9">
    <w:name w:val="annotation subject"/>
    <w:basedOn w:val="aa"/>
    <w:next w:val="aa"/>
    <w:semiHidden/>
    <w:rPr>
      <w:b/>
      <w:bCs/>
    </w:rPr>
  </w:style>
  <w:style w:type="paragraph" w:styleId="aa">
    <w:name w:val="annotation text"/>
    <w:basedOn w:val="a3"/>
    <w:link w:val="ab"/>
    <w:semiHidden/>
    <w:pPr>
      <w:jc w:val="left"/>
    </w:pPr>
  </w:style>
  <w:style w:type="paragraph" w:styleId="71">
    <w:name w:val="toc 7"/>
    <w:basedOn w:val="61"/>
    <w:next w:val="a3"/>
    <w:uiPriority w:val="39"/>
    <w:pPr>
      <w:widowControl/>
      <w:tabs>
        <w:tab w:val="left" w:pos="567"/>
        <w:tab w:val="left" w:pos="851"/>
        <w:tab w:val="left" w:pos="1004"/>
        <w:tab w:val="right" w:leader="dot" w:pos="9072"/>
      </w:tabs>
      <w:ind w:leftChars="0" w:left="680" w:hanging="851"/>
      <w:jc w:val="left"/>
    </w:pPr>
    <w:rPr>
      <w:kern w:val="0"/>
      <w:sz w:val="22"/>
      <w:szCs w:val="20"/>
    </w:rPr>
  </w:style>
  <w:style w:type="paragraph" w:styleId="61">
    <w:name w:val="toc 6"/>
    <w:basedOn w:val="a3"/>
    <w:next w:val="a3"/>
    <w:pPr>
      <w:ind w:leftChars="1000" w:left="2100"/>
    </w:pPr>
  </w:style>
  <w:style w:type="paragraph" w:styleId="ac">
    <w:name w:val="Body Text First Indent"/>
    <w:basedOn w:val="a4"/>
    <w:link w:val="ad"/>
    <w:pPr>
      <w:widowControl/>
      <w:spacing w:before="80"/>
      <w:ind w:firstLine="210"/>
      <w:jc w:val="left"/>
    </w:pPr>
    <w:rPr>
      <w:rFonts w:ascii="Arial" w:hAnsi="Arial"/>
      <w:kern w:val="0"/>
      <w:sz w:val="22"/>
      <w:szCs w:val="20"/>
    </w:rPr>
  </w:style>
  <w:style w:type="paragraph" w:styleId="2">
    <w:name w:val="List Number 2"/>
    <w:basedOn w:val="a3"/>
    <w:pPr>
      <w:widowControl/>
      <w:numPr>
        <w:numId w:val="1"/>
      </w:numPr>
      <w:tabs>
        <w:tab w:val="clear" w:pos="1492"/>
        <w:tab w:val="left" w:pos="357"/>
      </w:tabs>
      <w:spacing w:before="80" w:after="40"/>
      <w:ind w:left="714" w:hanging="357"/>
      <w:jc w:val="left"/>
    </w:pPr>
    <w:rPr>
      <w:rFonts w:ascii="Arial" w:hAnsi="Arial"/>
      <w:kern w:val="0"/>
      <w:sz w:val="22"/>
      <w:szCs w:val="20"/>
    </w:rPr>
  </w:style>
  <w:style w:type="paragraph" w:styleId="ae">
    <w:name w:val="table of authorities"/>
    <w:basedOn w:val="a3"/>
    <w:next w:val="a3"/>
    <w:pPr>
      <w:widowControl/>
      <w:spacing w:before="80" w:after="40"/>
      <w:ind w:left="200" w:hanging="200"/>
      <w:jc w:val="left"/>
    </w:pPr>
    <w:rPr>
      <w:rFonts w:ascii="Arial" w:hAnsi="Arial"/>
      <w:kern w:val="0"/>
      <w:sz w:val="22"/>
      <w:szCs w:val="20"/>
    </w:rPr>
  </w:style>
  <w:style w:type="paragraph" w:styleId="af">
    <w:name w:val="macro"/>
    <w:link w:val="af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af1">
    <w:name w:val="Note Heading"/>
    <w:basedOn w:val="a3"/>
    <w:next w:val="a3"/>
    <w:link w:val="af2"/>
    <w:pPr>
      <w:widowControl/>
      <w:spacing w:before="80" w:after="40"/>
      <w:jc w:val="left"/>
    </w:pPr>
    <w:rPr>
      <w:rFonts w:ascii="Arial" w:hAnsi="Arial"/>
      <w:kern w:val="0"/>
      <w:sz w:val="22"/>
      <w:szCs w:val="20"/>
    </w:rPr>
  </w:style>
  <w:style w:type="paragraph" w:styleId="41">
    <w:name w:val="List Bullet 4"/>
    <w:basedOn w:val="a3"/>
    <w:pPr>
      <w:widowControl/>
      <w:numPr>
        <w:numId w:val="2"/>
      </w:numPr>
      <w:tabs>
        <w:tab w:val="right" w:pos="1440"/>
      </w:tabs>
      <w:spacing w:before="80" w:after="40"/>
      <w:ind w:left="1434" w:hanging="357"/>
      <w:jc w:val="left"/>
    </w:pPr>
    <w:rPr>
      <w:rFonts w:ascii="Arial" w:hAnsi="Arial"/>
      <w:kern w:val="0"/>
      <w:sz w:val="22"/>
      <w:szCs w:val="20"/>
    </w:rPr>
  </w:style>
  <w:style w:type="paragraph" w:styleId="82">
    <w:name w:val="index 8"/>
    <w:basedOn w:val="a3"/>
    <w:next w:val="a3"/>
    <w:pPr>
      <w:widowControl/>
      <w:spacing w:before="80" w:after="40"/>
      <w:ind w:left="1598" w:hanging="198"/>
      <w:jc w:val="left"/>
    </w:pPr>
    <w:rPr>
      <w:rFonts w:ascii="Arial" w:hAnsi="Arial"/>
      <w:kern w:val="0"/>
      <w:sz w:val="22"/>
      <w:szCs w:val="20"/>
    </w:rPr>
  </w:style>
  <w:style w:type="paragraph" w:styleId="af3">
    <w:name w:val="E-mail Signature"/>
    <w:basedOn w:val="a3"/>
    <w:link w:val="af4"/>
    <w:pPr>
      <w:widowControl/>
      <w:spacing w:before="80" w:after="40"/>
      <w:jc w:val="left"/>
    </w:pPr>
    <w:rPr>
      <w:rFonts w:ascii="Arial" w:hAnsi="Arial"/>
      <w:kern w:val="0"/>
      <w:sz w:val="22"/>
      <w:szCs w:val="20"/>
    </w:rPr>
  </w:style>
  <w:style w:type="paragraph" w:styleId="af5">
    <w:name w:val="List Number"/>
    <w:basedOn w:val="a3"/>
    <w:pPr>
      <w:widowControl/>
      <w:tabs>
        <w:tab w:val="left" w:pos="357"/>
      </w:tabs>
      <w:spacing w:before="80" w:after="40"/>
      <w:ind w:left="357" w:hanging="357"/>
      <w:jc w:val="left"/>
    </w:pPr>
    <w:rPr>
      <w:rFonts w:ascii="Arial" w:hAnsi="Arial"/>
      <w:kern w:val="0"/>
      <w:sz w:val="22"/>
      <w:szCs w:val="20"/>
    </w:rPr>
  </w:style>
  <w:style w:type="paragraph" w:styleId="af6">
    <w:name w:val="Normal Indent"/>
    <w:basedOn w:val="a3"/>
    <w:pPr>
      <w:widowControl/>
      <w:spacing w:before="80" w:after="40"/>
      <w:ind w:left="708"/>
      <w:jc w:val="left"/>
    </w:pPr>
    <w:rPr>
      <w:rFonts w:ascii="Arial" w:hAnsi="Arial"/>
      <w:kern w:val="0"/>
      <w:sz w:val="22"/>
      <w:szCs w:val="20"/>
    </w:rPr>
  </w:style>
  <w:style w:type="paragraph" w:styleId="af7">
    <w:name w:val="caption"/>
    <w:basedOn w:val="a3"/>
    <w:next w:val="a3"/>
    <w:qFormat/>
    <w:rPr>
      <w:rFonts w:ascii="Arial" w:eastAsia="黑体" w:hAnsi="Arial" w:cs="Arial"/>
      <w:sz w:val="20"/>
      <w:szCs w:val="20"/>
    </w:rPr>
  </w:style>
  <w:style w:type="paragraph" w:styleId="53">
    <w:name w:val="index 5"/>
    <w:basedOn w:val="a3"/>
    <w:next w:val="a3"/>
    <w:pPr>
      <w:widowControl/>
      <w:spacing w:before="80" w:after="40"/>
      <w:ind w:left="997" w:hanging="198"/>
      <w:jc w:val="left"/>
    </w:pPr>
    <w:rPr>
      <w:rFonts w:ascii="Arial" w:hAnsi="Arial"/>
      <w:kern w:val="0"/>
      <w:sz w:val="22"/>
      <w:szCs w:val="20"/>
    </w:rPr>
  </w:style>
  <w:style w:type="paragraph" w:styleId="a1">
    <w:name w:val="List Bullet"/>
    <w:basedOn w:val="a3"/>
    <w:unhideWhenUsed/>
    <w:pPr>
      <w:widowControl/>
      <w:numPr>
        <w:numId w:val="3"/>
      </w:numPr>
      <w:spacing w:before="80" w:after="40"/>
      <w:jc w:val="left"/>
    </w:pPr>
    <w:rPr>
      <w:rFonts w:ascii="Arial" w:hAnsi="Arial"/>
      <w:kern w:val="0"/>
      <w:sz w:val="22"/>
      <w:szCs w:val="20"/>
    </w:rPr>
  </w:style>
  <w:style w:type="paragraph" w:styleId="af8">
    <w:name w:val="envelope address"/>
    <w:basedOn w:val="a3"/>
    <w:pPr>
      <w:framePr w:w="7920" w:h="1980" w:hRule="exact" w:hSpace="180" w:wrap="around" w:hAnchor="page" w:xAlign="center" w:yAlign="bottom"/>
      <w:widowControl/>
      <w:spacing w:before="80" w:after="40"/>
      <w:ind w:left="2880"/>
      <w:jc w:val="left"/>
    </w:pPr>
    <w:rPr>
      <w:rFonts w:ascii="Arial" w:hAnsi="Arial" w:cs="Arial"/>
      <w:kern w:val="0"/>
      <w:sz w:val="24"/>
    </w:rPr>
  </w:style>
  <w:style w:type="paragraph" w:styleId="af9">
    <w:name w:val="Document Map"/>
    <w:basedOn w:val="a3"/>
    <w:semiHidden/>
    <w:pPr>
      <w:shd w:val="clear" w:color="auto" w:fill="000080"/>
    </w:pPr>
  </w:style>
  <w:style w:type="paragraph" w:styleId="a">
    <w:name w:val="toa heading"/>
    <w:basedOn w:val="a3"/>
    <w:next w:val="a3"/>
    <w:pPr>
      <w:widowControl/>
      <w:numPr>
        <w:numId w:val="4"/>
      </w:numPr>
      <w:spacing w:before="80" w:after="40"/>
      <w:ind w:left="0" w:firstLine="0"/>
      <w:jc w:val="left"/>
    </w:pPr>
    <w:rPr>
      <w:rFonts w:ascii="Arial" w:hAnsi="Arial"/>
      <w:b/>
      <w:kern w:val="0"/>
      <w:sz w:val="24"/>
      <w:szCs w:val="20"/>
    </w:rPr>
  </w:style>
  <w:style w:type="paragraph" w:styleId="62">
    <w:name w:val="index 6"/>
    <w:basedOn w:val="a3"/>
    <w:next w:val="a3"/>
    <w:pPr>
      <w:widowControl/>
      <w:spacing w:before="80" w:after="40"/>
      <w:ind w:left="1196" w:hanging="198"/>
      <w:jc w:val="left"/>
    </w:pPr>
    <w:rPr>
      <w:rFonts w:ascii="Arial" w:hAnsi="Arial"/>
      <w:kern w:val="0"/>
      <w:sz w:val="22"/>
      <w:szCs w:val="20"/>
    </w:rPr>
  </w:style>
  <w:style w:type="paragraph" w:styleId="afa">
    <w:name w:val="Salutation"/>
    <w:basedOn w:val="a3"/>
    <w:next w:val="a3"/>
    <w:link w:val="afb"/>
    <w:pPr>
      <w:widowControl/>
      <w:spacing w:before="80" w:after="40"/>
      <w:jc w:val="left"/>
    </w:pPr>
    <w:rPr>
      <w:rFonts w:ascii="Arial" w:hAnsi="Arial"/>
      <w:kern w:val="0"/>
      <w:sz w:val="22"/>
      <w:szCs w:val="20"/>
    </w:rPr>
  </w:style>
  <w:style w:type="paragraph" w:styleId="34">
    <w:name w:val="Body Text 3"/>
    <w:basedOn w:val="a3"/>
    <w:link w:val="35"/>
    <w:pPr>
      <w:widowControl/>
    </w:pPr>
    <w:rPr>
      <w:rFonts w:ascii="Arial" w:hAnsi="Arial"/>
      <w:kern w:val="0"/>
      <w:sz w:val="20"/>
      <w:szCs w:val="20"/>
    </w:rPr>
  </w:style>
  <w:style w:type="paragraph" w:styleId="afc">
    <w:name w:val="Closing"/>
    <w:basedOn w:val="a3"/>
    <w:link w:val="afd"/>
    <w:pPr>
      <w:widowControl/>
      <w:spacing w:before="80" w:after="40"/>
      <w:ind w:left="4252"/>
      <w:jc w:val="left"/>
    </w:pPr>
    <w:rPr>
      <w:rFonts w:ascii="Arial" w:hAnsi="Arial"/>
      <w:kern w:val="0"/>
      <w:sz w:val="22"/>
      <w:szCs w:val="20"/>
    </w:rPr>
  </w:style>
  <w:style w:type="paragraph" w:styleId="30">
    <w:name w:val="List Bullet 3"/>
    <w:basedOn w:val="a3"/>
    <w:pPr>
      <w:widowControl/>
      <w:numPr>
        <w:numId w:val="5"/>
      </w:numPr>
      <w:tabs>
        <w:tab w:val="left" w:pos="1077"/>
      </w:tabs>
      <w:spacing w:before="80" w:after="40"/>
      <w:ind w:left="1077" w:hanging="357"/>
      <w:jc w:val="left"/>
    </w:pPr>
    <w:rPr>
      <w:rFonts w:ascii="Arial" w:hAnsi="Arial"/>
      <w:kern w:val="0"/>
      <w:sz w:val="22"/>
      <w:szCs w:val="20"/>
    </w:rPr>
  </w:style>
  <w:style w:type="paragraph" w:styleId="afe">
    <w:name w:val="Body Text Indent"/>
    <w:basedOn w:val="a3"/>
    <w:link w:val="aff"/>
    <w:pPr>
      <w:widowControl/>
      <w:spacing w:before="80" w:after="120"/>
      <w:ind w:left="283"/>
      <w:jc w:val="left"/>
    </w:pPr>
    <w:rPr>
      <w:rFonts w:ascii="Arial" w:hAnsi="Arial"/>
      <w:kern w:val="0"/>
      <w:sz w:val="22"/>
      <w:szCs w:val="20"/>
    </w:rPr>
  </w:style>
  <w:style w:type="paragraph" w:styleId="36">
    <w:name w:val="List Number 3"/>
    <w:basedOn w:val="a3"/>
    <w:pPr>
      <w:widowControl/>
      <w:tabs>
        <w:tab w:val="left" w:pos="284"/>
        <w:tab w:val="right" w:pos="1077"/>
      </w:tabs>
      <w:spacing w:before="80" w:after="40"/>
      <w:ind w:left="1077" w:hanging="357"/>
      <w:jc w:val="left"/>
    </w:pPr>
    <w:rPr>
      <w:rFonts w:ascii="Arial" w:hAnsi="Arial"/>
      <w:kern w:val="0"/>
      <w:sz w:val="22"/>
      <w:szCs w:val="20"/>
    </w:rPr>
  </w:style>
  <w:style w:type="paragraph" w:styleId="23">
    <w:name w:val="List 2"/>
    <w:basedOn w:val="a3"/>
    <w:pPr>
      <w:widowControl/>
      <w:spacing w:before="80" w:after="40"/>
      <w:ind w:left="714" w:hanging="357"/>
      <w:jc w:val="left"/>
    </w:pPr>
    <w:rPr>
      <w:rFonts w:ascii="Arial" w:hAnsi="Arial"/>
      <w:kern w:val="0"/>
      <w:sz w:val="22"/>
      <w:szCs w:val="20"/>
    </w:rPr>
  </w:style>
  <w:style w:type="paragraph" w:styleId="aff0">
    <w:name w:val="List Continue"/>
    <w:basedOn w:val="a3"/>
    <w:pPr>
      <w:widowControl/>
      <w:spacing w:before="80" w:after="40"/>
      <w:ind w:left="357"/>
      <w:jc w:val="left"/>
    </w:pPr>
    <w:rPr>
      <w:rFonts w:ascii="Arial" w:hAnsi="Arial"/>
      <w:kern w:val="0"/>
      <w:sz w:val="22"/>
      <w:szCs w:val="20"/>
    </w:rPr>
  </w:style>
  <w:style w:type="paragraph" w:styleId="aff1">
    <w:name w:val="Block Text"/>
    <w:basedOn w:val="a3"/>
    <w:pPr>
      <w:widowControl/>
      <w:spacing w:before="80" w:after="40"/>
      <w:ind w:left="1440" w:right="1440"/>
      <w:jc w:val="left"/>
    </w:pPr>
    <w:rPr>
      <w:rFonts w:ascii="Arial" w:hAnsi="Arial"/>
      <w:kern w:val="0"/>
      <w:sz w:val="22"/>
      <w:szCs w:val="20"/>
    </w:rPr>
  </w:style>
  <w:style w:type="paragraph" w:styleId="20">
    <w:name w:val="List Bullet 2"/>
    <w:basedOn w:val="a3"/>
    <w:pPr>
      <w:widowControl/>
      <w:numPr>
        <w:numId w:val="6"/>
      </w:numPr>
      <w:tabs>
        <w:tab w:val="left" w:pos="720"/>
      </w:tabs>
      <w:spacing w:before="80" w:after="40"/>
      <w:ind w:left="714" w:hanging="357"/>
      <w:jc w:val="left"/>
    </w:pPr>
    <w:rPr>
      <w:rFonts w:ascii="Arial" w:hAnsi="Arial"/>
      <w:kern w:val="0"/>
      <w:sz w:val="22"/>
      <w:szCs w:val="20"/>
    </w:rPr>
  </w:style>
  <w:style w:type="paragraph" w:styleId="HTML">
    <w:name w:val="HTML Address"/>
    <w:basedOn w:val="a3"/>
    <w:link w:val="HTML0"/>
    <w:pPr>
      <w:widowControl/>
      <w:spacing w:before="80" w:after="40"/>
      <w:jc w:val="left"/>
    </w:pPr>
    <w:rPr>
      <w:rFonts w:ascii="Arial" w:hAnsi="Arial"/>
      <w:i/>
      <w:iCs/>
      <w:kern w:val="0"/>
      <w:sz w:val="22"/>
      <w:szCs w:val="20"/>
    </w:rPr>
  </w:style>
  <w:style w:type="paragraph" w:styleId="44">
    <w:name w:val="index 4"/>
    <w:basedOn w:val="a3"/>
    <w:next w:val="a3"/>
    <w:pPr>
      <w:widowControl/>
      <w:spacing w:before="80" w:after="40"/>
      <w:ind w:left="799" w:hanging="198"/>
      <w:jc w:val="left"/>
    </w:pPr>
    <w:rPr>
      <w:rFonts w:ascii="Arial" w:hAnsi="Arial"/>
      <w:kern w:val="0"/>
      <w:sz w:val="22"/>
      <w:szCs w:val="20"/>
    </w:rPr>
  </w:style>
  <w:style w:type="paragraph" w:styleId="54">
    <w:name w:val="toc 5"/>
    <w:basedOn w:val="a3"/>
    <w:next w:val="a3"/>
    <w:pPr>
      <w:ind w:leftChars="800" w:left="1680"/>
    </w:pPr>
  </w:style>
  <w:style w:type="paragraph" w:styleId="37">
    <w:name w:val="toc 3"/>
    <w:basedOn w:val="a3"/>
    <w:next w:val="a3"/>
    <w:uiPriority w:val="39"/>
    <w:pPr>
      <w:ind w:leftChars="400" w:left="840"/>
    </w:pPr>
  </w:style>
  <w:style w:type="paragraph" w:styleId="aff2">
    <w:name w:val="Plain Text"/>
    <w:basedOn w:val="a3"/>
    <w:link w:val="aff3"/>
    <w:pPr>
      <w:widowControl/>
      <w:spacing w:before="80" w:after="40"/>
      <w:jc w:val="left"/>
    </w:pPr>
    <w:rPr>
      <w:rFonts w:ascii="Courier New" w:hAnsi="Courier New"/>
      <w:kern w:val="0"/>
      <w:sz w:val="22"/>
      <w:szCs w:val="20"/>
    </w:rPr>
  </w:style>
  <w:style w:type="paragraph" w:styleId="50">
    <w:name w:val="List Bullet 5"/>
    <w:basedOn w:val="a3"/>
    <w:pPr>
      <w:widowControl/>
      <w:numPr>
        <w:numId w:val="7"/>
      </w:numPr>
      <w:tabs>
        <w:tab w:val="left" w:pos="1786"/>
      </w:tabs>
      <w:spacing w:before="80" w:after="40"/>
      <w:ind w:left="1797" w:hanging="357"/>
      <w:jc w:val="left"/>
    </w:pPr>
    <w:rPr>
      <w:rFonts w:ascii="Arial" w:hAnsi="Arial"/>
      <w:kern w:val="0"/>
      <w:sz w:val="22"/>
      <w:szCs w:val="20"/>
    </w:rPr>
  </w:style>
  <w:style w:type="paragraph" w:styleId="4">
    <w:name w:val="List Number 4"/>
    <w:basedOn w:val="a3"/>
    <w:pPr>
      <w:numPr>
        <w:numId w:val="8"/>
      </w:numPr>
      <w:contextualSpacing/>
    </w:pPr>
    <w:rPr>
      <w:rFonts w:ascii="Arial" w:hAnsi="Arial"/>
    </w:rPr>
  </w:style>
  <w:style w:type="paragraph" w:styleId="8">
    <w:name w:val="toc 8"/>
    <w:basedOn w:val="71"/>
    <w:next w:val="a3"/>
    <w:uiPriority w:val="39"/>
    <w:pPr>
      <w:numPr>
        <w:numId w:val="9"/>
      </w:numPr>
      <w:tabs>
        <w:tab w:val="clear" w:pos="567"/>
        <w:tab w:val="clear" w:pos="851"/>
        <w:tab w:val="clear" w:pos="1004"/>
        <w:tab w:val="clear" w:pos="9072"/>
      </w:tabs>
      <w:ind w:left="680" w:hanging="851"/>
    </w:pPr>
  </w:style>
  <w:style w:type="paragraph" w:styleId="38">
    <w:name w:val="index 3"/>
    <w:basedOn w:val="a3"/>
    <w:next w:val="a3"/>
    <w:pPr>
      <w:widowControl/>
      <w:spacing w:before="80" w:after="40"/>
      <w:ind w:left="601" w:hanging="198"/>
      <w:jc w:val="left"/>
    </w:pPr>
    <w:rPr>
      <w:rFonts w:ascii="Arial" w:hAnsi="Arial"/>
      <w:kern w:val="0"/>
      <w:sz w:val="22"/>
      <w:szCs w:val="20"/>
    </w:rPr>
  </w:style>
  <w:style w:type="paragraph" w:styleId="aff4">
    <w:name w:val="Date"/>
    <w:basedOn w:val="a3"/>
    <w:next w:val="a3"/>
    <w:link w:val="aff5"/>
    <w:pPr>
      <w:widowControl/>
      <w:spacing w:before="80" w:after="40"/>
      <w:jc w:val="left"/>
    </w:pPr>
    <w:rPr>
      <w:rFonts w:ascii="Arial" w:hAnsi="Arial"/>
      <w:kern w:val="0"/>
      <w:sz w:val="22"/>
      <w:szCs w:val="20"/>
    </w:rPr>
  </w:style>
  <w:style w:type="paragraph" w:styleId="24">
    <w:name w:val="Body Text Indent 2"/>
    <w:basedOn w:val="a4"/>
    <w:link w:val="25"/>
    <w:pPr>
      <w:widowControl/>
      <w:spacing w:before="80" w:after="80"/>
      <w:ind w:left="720"/>
    </w:pPr>
    <w:rPr>
      <w:rFonts w:ascii="Arial" w:hAnsi="Arial"/>
      <w:kern w:val="0"/>
      <w:sz w:val="22"/>
      <w:szCs w:val="20"/>
    </w:rPr>
  </w:style>
  <w:style w:type="paragraph" w:styleId="aff6">
    <w:name w:val="endnote text"/>
    <w:basedOn w:val="a3"/>
    <w:link w:val="aff7"/>
    <w:pPr>
      <w:widowControl/>
      <w:spacing w:before="80" w:after="40"/>
      <w:jc w:val="left"/>
    </w:pPr>
    <w:rPr>
      <w:rFonts w:ascii="Arial" w:hAnsi="Arial"/>
      <w:kern w:val="0"/>
      <w:sz w:val="22"/>
      <w:szCs w:val="20"/>
    </w:rPr>
  </w:style>
  <w:style w:type="paragraph" w:styleId="5">
    <w:name w:val="List Continue 5"/>
    <w:basedOn w:val="a3"/>
    <w:pPr>
      <w:widowControl/>
      <w:numPr>
        <w:numId w:val="10"/>
      </w:numPr>
      <w:spacing w:before="80" w:after="40"/>
      <w:ind w:left="1797" w:firstLine="0"/>
      <w:jc w:val="left"/>
    </w:pPr>
    <w:rPr>
      <w:rFonts w:ascii="Arial" w:hAnsi="Arial"/>
      <w:kern w:val="0"/>
      <w:sz w:val="22"/>
      <w:szCs w:val="20"/>
    </w:rPr>
  </w:style>
  <w:style w:type="paragraph" w:styleId="aff8">
    <w:name w:val="Balloon Text"/>
    <w:basedOn w:val="a3"/>
    <w:semiHidden/>
    <w:rPr>
      <w:sz w:val="18"/>
      <w:szCs w:val="18"/>
    </w:rPr>
  </w:style>
  <w:style w:type="paragraph" w:styleId="aff9">
    <w:name w:val="footer"/>
    <w:basedOn w:val="a3"/>
    <w:pPr>
      <w:tabs>
        <w:tab w:val="center" w:pos="4153"/>
        <w:tab w:val="right" w:pos="8306"/>
      </w:tabs>
      <w:snapToGrid w:val="0"/>
      <w:jc w:val="left"/>
    </w:pPr>
    <w:rPr>
      <w:sz w:val="18"/>
      <w:szCs w:val="18"/>
    </w:rPr>
  </w:style>
  <w:style w:type="paragraph" w:styleId="affa">
    <w:name w:val="envelope return"/>
    <w:basedOn w:val="a3"/>
    <w:pPr>
      <w:widowControl/>
      <w:spacing w:before="80" w:after="40"/>
      <w:jc w:val="left"/>
    </w:pPr>
    <w:rPr>
      <w:rFonts w:ascii="Arial" w:hAnsi="Arial"/>
      <w:kern w:val="0"/>
      <w:sz w:val="22"/>
      <w:szCs w:val="20"/>
    </w:rPr>
  </w:style>
  <w:style w:type="paragraph" w:styleId="26">
    <w:name w:val="Body Text First Indent 2"/>
    <w:basedOn w:val="afe"/>
    <w:link w:val="27"/>
    <w:pPr>
      <w:ind w:left="360" w:firstLine="210"/>
    </w:pPr>
  </w:style>
  <w:style w:type="paragraph" w:styleId="affb">
    <w:name w:val="header"/>
    <w:basedOn w:val="a3"/>
    <w:pPr>
      <w:pBdr>
        <w:bottom w:val="single" w:sz="6" w:space="1" w:color="auto"/>
      </w:pBdr>
      <w:tabs>
        <w:tab w:val="center" w:pos="4153"/>
        <w:tab w:val="right" w:pos="8306"/>
      </w:tabs>
      <w:snapToGrid w:val="0"/>
      <w:jc w:val="center"/>
    </w:pPr>
    <w:rPr>
      <w:sz w:val="18"/>
      <w:szCs w:val="18"/>
    </w:rPr>
  </w:style>
  <w:style w:type="paragraph" w:styleId="affc">
    <w:name w:val="Signature"/>
    <w:basedOn w:val="a3"/>
    <w:link w:val="affd"/>
    <w:pPr>
      <w:widowControl/>
      <w:spacing w:before="80" w:after="40"/>
      <w:ind w:left="4252"/>
      <w:jc w:val="left"/>
    </w:pPr>
    <w:rPr>
      <w:rFonts w:ascii="Arial" w:hAnsi="Arial"/>
      <w:kern w:val="0"/>
      <w:sz w:val="22"/>
      <w:szCs w:val="20"/>
    </w:rPr>
  </w:style>
  <w:style w:type="paragraph" w:styleId="11">
    <w:name w:val="toc 1"/>
    <w:basedOn w:val="a3"/>
    <w:next w:val="a3"/>
    <w:uiPriority w:val="39"/>
  </w:style>
  <w:style w:type="paragraph" w:styleId="40">
    <w:name w:val="List Continue 4"/>
    <w:basedOn w:val="a3"/>
    <w:pPr>
      <w:widowControl/>
      <w:numPr>
        <w:numId w:val="11"/>
      </w:numPr>
      <w:spacing w:before="80" w:after="40"/>
      <w:ind w:left="1440" w:firstLine="0"/>
      <w:jc w:val="left"/>
    </w:pPr>
    <w:rPr>
      <w:rFonts w:ascii="Arial" w:hAnsi="Arial"/>
      <w:kern w:val="0"/>
      <w:sz w:val="22"/>
      <w:szCs w:val="20"/>
    </w:rPr>
  </w:style>
  <w:style w:type="paragraph" w:styleId="45">
    <w:name w:val="toc 4"/>
    <w:basedOn w:val="a3"/>
    <w:next w:val="a3"/>
    <w:pPr>
      <w:ind w:leftChars="600" w:left="1260"/>
    </w:pPr>
  </w:style>
  <w:style w:type="paragraph" w:styleId="affe">
    <w:name w:val="index heading"/>
    <w:basedOn w:val="a3"/>
    <w:next w:val="12"/>
    <w:pPr>
      <w:widowControl/>
      <w:spacing w:before="80" w:after="40"/>
      <w:jc w:val="left"/>
    </w:pPr>
    <w:rPr>
      <w:rFonts w:ascii="Arial" w:hAnsi="Arial"/>
      <w:b/>
      <w:kern w:val="0"/>
      <w:sz w:val="22"/>
      <w:szCs w:val="20"/>
    </w:rPr>
  </w:style>
  <w:style w:type="paragraph" w:styleId="12">
    <w:name w:val="index 1"/>
    <w:basedOn w:val="a3"/>
    <w:next w:val="a3"/>
    <w:pPr>
      <w:widowControl/>
      <w:tabs>
        <w:tab w:val="right" w:leader="dot" w:pos="3598"/>
      </w:tabs>
      <w:spacing w:before="80" w:after="40"/>
      <w:ind w:left="198" w:hanging="198"/>
      <w:jc w:val="left"/>
    </w:pPr>
    <w:rPr>
      <w:rFonts w:ascii="Arial" w:hAnsi="Arial"/>
      <w:kern w:val="0"/>
      <w:sz w:val="22"/>
      <w:szCs w:val="20"/>
    </w:rPr>
  </w:style>
  <w:style w:type="paragraph" w:styleId="afff">
    <w:name w:val="Subtitle"/>
    <w:basedOn w:val="a3"/>
    <w:next w:val="a3"/>
    <w:link w:val="afff0"/>
    <w:qFormat/>
    <w:pPr>
      <w:widowControl/>
      <w:spacing w:after="60" w:line="360" w:lineRule="auto"/>
      <w:ind w:firstLineChars="200" w:firstLine="200"/>
      <w:jc w:val="center"/>
      <w:outlineLvl w:val="1"/>
    </w:pPr>
    <w:rPr>
      <w:rFonts w:ascii="Cambria" w:hAnsi="Cambria"/>
      <w:kern w:val="0"/>
      <w:sz w:val="24"/>
      <w:lang w:eastAsia="en-US" w:bidi="en-US"/>
    </w:rPr>
  </w:style>
  <w:style w:type="paragraph" w:styleId="55">
    <w:name w:val="List Number 5"/>
    <w:basedOn w:val="a3"/>
    <w:pPr>
      <w:widowControl/>
      <w:tabs>
        <w:tab w:val="left" w:pos="1209"/>
        <w:tab w:val="right" w:pos="1797"/>
      </w:tabs>
      <w:spacing w:before="80" w:after="40"/>
      <w:ind w:left="1797" w:hanging="357"/>
      <w:jc w:val="left"/>
    </w:pPr>
    <w:rPr>
      <w:rFonts w:ascii="Arial" w:hAnsi="Arial"/>
      <w:kern w:val="0"/>
      <w:sz w:val="22"/>
      <w:szCs w:val="20"/>
    </w:rPr>
  </w:style>
  <w:style w:type="paragraph" w:styleId="afff1">
    <w:name w:val="List"/>
    <w:basedOn w:val="a3"/>
    <w:unhideWhenUsed/>
    <w:pPr>
      <w:widowControl/>
      <w:spacing w:before="80" w:after="40"/>
      <w:ind w:left="357" w:hanging="357"/>
      <w:jc w:val="left"/>
    </w:pPr>
    <w:rPr>
      <w:rFonts w:ascii="Arial" w:hAnsi="Arial"/>
      <w:kern w:val="0"/>
      <w:sz w:val="22"/>
      <w:szCs w:val="20"/>
    </w:rPr>
  </w:style>
  <w:style w:type="paragraph" w:styleId="a0">
    <w:name w:val="footnote text"/>
    <w:basedOn w:val="a3"/>
    <w:link w:val="afff2"/>
    <w:pPr>
      <w:widowControl/>
      <w:numPr>
        <w:numId w:val="12"/>
      </w:numPr>
      <w:tabs>
        <w:tab w:val="clear" w:pos="643"/>
        <w:tab w:val="left" w:pos="284"/>
      </w:tabs>
      <w:spacing w:before="60" w:after="40"/>
      <w:ind w:left="284" w:hanging="284"/>
      <w:jc w:val="left"/>
    </w:pPr>
    <w:rPr>
      <w:rFonts w:ascii="Arial" w:hAnsi="Arial"/>
      <w:kern w:val="0"/>
      <w:sz w:val="20"/>
      <w:szCs w:val="20"/>
    </w:rPr>
  </w:style>
  <w:style w:type="paragraph" w:styleId="56">
    <w:name w:val="List 5"/>
    <w:basedOn w:val="a3"/>
    <w:pPr>
      <w:widowControl/>
      <w:spacing w:before="80" w:after="40"/>
      <w:ind w:left="1797" w:hanging="357"/>
      <w:jc w:val="left"/>
    </w:pPr>
    <w:rPr>
      <w:rFonts w:ascii="Arial" w:hAnsi="Arial"/>
      <w:kern w:val="0"/>
      <w:sz w:val="22"/>
      <w:szCs w:val="20"/>
    </w:rPr>
  </w:style>
  <w:style w:type="paragraph" w:styleId="39">
    <w:name w:val="Body Text Indent 3"/>
    <w:basedOn w:val="a4"/>
    <w:link w:val="3a"/>
    <w:pPr>
      <w:widowControl/>
      <w:spacing w:before="80" w:after="80"/>
      <w:ind w:left="1077"/>
    </w:pPr>
    <w:rPr>
      <w:rFonts w:ascii="Arial" w:hAnsi="Arial"/>
      <w:kern w:val="0"/>
      <w:sz w:val="22"/>
      <w:szCs w:val="20"/>
    </w:rPr>
  </w:style>
  <w:style w:type="paragraph" w:styleId="72">
    <w:name w:val="index 7"/>
    <w:basedOn w:val="a3"/>
    <w:next w:val="a3"/>
    <w:pPr>
      <w:widowControl/>
      <w:spacing w:before="80" w:after="40"/>
      <w:ind w:left="1400" w:hanging="198"/>
      <w:jc w:val="left"/>
    </w:pPr>
    <w:rPr>
      <w:rFonts w:ascii="Arial" w:hAnsi="Arial"/>
      <w:kern w:val="0"/>
      <w:sz w:val="22"/>
      <w:szCs w:val="20"/>
    </w:rPr>
  </w:style>
  <w:style w:type="paragraph" w:styleId="92">
    <w:name w:val="index 9"/>
    <w:basedOn w:val="a3"/>
    <w:next w:val="a3"/>
    <w:pPr>
      <w:widowControl/>
      <w:spacing w:before="80" w:after="40"/>
      <w:ind w:left="1797" w:hanging="198"/>
      <w:jc w:val="left"/>
    </w:pPr>
    <w:rPr>
      <w:rFonts w:ascii="Arial" w:hAnsi="Arial"/>
      <w:kern w:val="0"/>
      <w:sz w:val="22"/>
      <w:szCs w:val="20"/>
    </w:rPr>
  </w:style>
  <w:style w:type="paragraph" w:styleId="afff3">
    <w:name w:val="table of figures"/>
    <w:basedOn w:val="37"/>
    <w:next w:val="a3"/>
    <w:pPr>
      <w:widowControl/>
      <w:tabs>
        <w:tab w:val="left" w:pos="567"/>
        <w:tab w:val="left" w:pos="851"/>
        <w:tab w:val="right" w:leader="dot" w:pos="9072"/>
      </w:tabs>
      <w:ind w:leftChars="0" w:left="709" w:hanging="709"/>
      <w:jc w:val="left"/>
    </w:pPr>
    <w:rPr>
      <w:kern w:val="0"/>
      <w:sz w:val="22"/>
      <w:szCs w:val="20"/>
    </w:rPr>
  </w:style>
  <w:style w:type="paragraph" w:styleId="28">
    <w:name w:val="toc 2"/>
    <w:basedOn w:val="a3"/>
    <w:next w:val="a3"/>
    <w:uiPriority w:val="39"/>
    <w:pPr>
      <w:ind w:leftChars="200" w:left="420"/>
    </w:pPr>
  </w:style>
  <w:style w:type="paragraph" w:styleId="9">
    <w:name w:val="toc 9"/>
    <w:basedOn w:val="8"/>
    <w:next w:val="a3"/>
    <w:uiPriority w:val="39"/>
    <w:pPr>
      <w:numPr>
        <w:numId w:val="13"/>
      </w:numPr>
      <w:tabs>
        <w:tab w:val="clear" w:pos="1209"/>
      </w:tabs>
      <w:ind w:left="680" w:hanging="851"/>
      <w:outlineLvl w:val="8"/>
    </w:pPr>
  </w:style>
  <w:style w:type="paragraph" w:styleId="29">
    <w:name w:val="Body Text 2"/>
    <w:basedOn w:val="a3"/>
    <w:link w:val="2a"/>
    <w:pPr>
      <w:widowControl/>
      <w:jc w:val="left"/>
    </w:pPr>
    <w:rPr>
      <w:rFonts w:ascii="Arial" w:hAnsi="Arial"/>
      <w:kern w:val="0"/>
      <w:sz w:val="20"/>
      <w:szCs w:val="20"/>
    </w:rPr>
  </w:style>
  <w:style w:type="paragraph" w:styleId="46">
    <w:name w:val="List 4"/>
    <w:basedOn w:val="a3"/>
    <w:pPr>
      <w:widowControl/>
      <w:spacing w:before="80" w:after="40"/>
      <w:ind w:left="1434" w:hanging="357"/>
      <w:jc w:val="left"/>
    </w:pPr>
    <w:rPr>
      <w:rFonts w:ascii="Arial" w:hAnsi="Arial"/>
      <w:kern w:val="0"/>
      <w:sz w:val="22"/>
      <w:szCs w:val="20"/>
    </w:rPr>
  </w:style>
  <w:style w:type="paragraph" w:styleId="2b">
    <w:name w:val="List Continue 2"/>
    <w:basedOn w:val="a3"/>
    <w:pPr>
      <w:widowControl/>
      <w:spacing w:before="80" w:after="40"/>
      <w:ind w:left="720"/>
      <w:jc w:val="left"/>
    </w:pPr>
    <w:rPr>
      <w:rFonts w:ascii="Arial" w:hAnsi="Arial"/>
      <w:kern w:val="0"/>
      <w:sz w:val="22"/>
      <w:szCs w:val="20"/>
    </w:rPr>
  </w:style>
  <w:style w:type="paragraph" w:styleId="afff4">
    <w:name w:val="Message Header"/>
    <w:basedOn w:val="a3"/>
    <w:link w:val="afff5"/>
    <w:pPr>
      <w:widowControl/>
      <w:pBdr>
        <w:top w:val="single" w:sz="6" w:space="1" w:color="auto"/>
        <w:left w:val="single" w:sz="6" w:space="1" w:color="auto"/>
        <w:bottom w:val="single" w:sz="6" w:space="1" w:color="auto"/>
        <w:right w:val="single" w:sz="6" w:space="1" w:color="auto"/>
      </w:pBdr>
      <w:shd w:val="pct20" w:color="auto" w:fill="auto"/>
      <w:spacing w:before="80" w:after="40"/>
      <w:ind w:left="1080" w:hanging="1080"/>
      <w:jc w:val="left"/>
    </w:pPr>
    <w:rPr>
      <w:rFonts w:ascii="Arial" w:hAnsi="Arial" w:cs="Arial"/>
      <w:kern w:val="0"/>
      <w:sz w:val="24"/>
    </w:rPr>
  </w:style>
  <w:style w:type="paragraph" w:styleId="HTML1">
    <w:name w:val="HTML Preformatted"/>
    <w:basedOn w:val="a3"/>
    <w:link w:val="HTML2"/>
    <w:pPr>
      <w:widowControl/>
      <w:spacing w:before="80" w:after="40"/>
      <w:jc w:val="left"/>
    </w:pPr>
    <w:rPr>
      <w:rFonts w:ascii="Courier New" w:hAnsi="Courier New" w:cs="Courier New"/>
      <w:kern w:val="0"/>
      <w:sz w:val="20"/>
      <w:szCs w:val="20"/>
    </w:rPr>
  </w:style>
  <w:style w:type="paragraph" w:styleId="afff6">
    <w:name w:val="Normal (Web)"/>
    <w:basedOn w:val="a3"/>
    <w:uiPriority w:val="99"/>
    <w:pPr>
      <w:widowControl/>
      <w:spacing w:before="80" w:after="40"/>
      <w:jc w:val="left"/>
    </w:pPr>
    <w:rPr>
      <w:kern w:val="0"/>
      <w:sz w:val="24"/>
    </w:rPr>
  </w:style>
  <w:style w:type="paragraph" w:styleId="3">
    <w:name w:val="List Continue 3"/>
    <w:basedOn w:val="a3"/>
    <w:pPr>
      <w:widowControl/>
      <w:numPr>
        <w:numId w:val="14"/>
      </w:numPr>
      <w:spacing w:before="80" w:after="40"/>
      <w:ind w:left="1077" w:firstLine="0"/>
      <w:jc w:val="left"/>
    </w:pPr>
    <w:rPr>
      <w:rFonts w:ascii="Arial" w:hAnsi="Arial"/>
      <w:kern w:val="0"/>
      <w:sz w:val="22"/>
      <w:szCs w:val="20"/>
    </w:rPr>
  </w:style>
  <w:style w:type="paragraph" w:styleId="2c">
    <w:name w:val="index 2"/>
    <w:basedOn w:val="a3"/>
    <w:next w:val="a3"/>
    <w:pPr>
      <w:widowControl/>
      <w:spacing w:before="80" w:after="40"/>
      <w:ind w:left="396" w:hanging="198"/>
      <w:jc w:val="left"/>
    </w:pPr>
    <w:rPr>
      <w:rFonts w:ascii="Arial" w:hAnsi="Arial"/>
      <w:kern w:val="0"/>
      <w:sz w:val="22"/>
      <w:szCs w:val="20"/>
    </w:rPr>
  </w:style>
  <w:style w:type="paragraph" w:styleId="afff7">
    <w:name w:val="Title"/>
    <w:basedOn w:val="a3"/>
    <w:next w:val="a3"/>
    <w:link w:val="afff8"/>
    <w:qFormat/>
    <w:pPr>
      <w:widowControl/>
      <w:spacing w:before="240" w:after="60" w:line="360" w:lineRule="auto"/>
      <w:ind w:firstLineChars="200" w:firstLine="200"/>
      <w:jc w:val="center"/>
      <w:outlineLvl w:val="0"/>
    </w:pPr>
    <w:rPr>
      <w:rFonts w:ascii="Cambria" w:hAnsi="Cambria"/>
      <w:b/>
      <w:bCs/>
      <w:kern w:val="28"/>
      <w:sz w:val="32"/>
      <w:szCs w:val="32"/>
      <w:lang w:eastAsia="en-US" w:bidi="en-US"/>
    </w:rPr>
  </w:style>
  <w:style w:type="character" w:styleId="afff9">
    <w:name w:val="Strong"/>
    <w:uiPriority w:val="22"/>
    <w:qFormat/>
    <w:rPr>
      <w:b/>
      <w:bCs/>
    </w:rPr>
  </w:style>
  <w:style w:type="character" w:styleId="afffa">
    <w:name w:val="endnote reference"/>
    <w:rPr>
      <w:vertAlign w:val="superscript"/>
    </w:rPr>
  </w:style>
  <w:style w:type="character" w:styleId="afffb">
    <w:name w:val="page number"/>
    <w:basedOn w:val="a5"/>
  </w:style>
  <w:style w:type="character" w:styleId="afffc">
    <w:name w:val="FollowedHyperlink"/>
    <w:rPr>
      <w:color w:val="909090"/>
      <w:u w:val="single"/>
    </w:rPr>
  </w:style>
  <w:style w:type="character" w:styleId="afffd">
    <w:name w:val="Emphasis"/>
    <w:uiPriority w:val="20"/>
    <w:qFormat/>
    <w:rPr>
      <w:rFonts w:ascii="Calibri" w:hAnsi="Calibri"/>
      <w:b/>
      <w:i/>
      <w:iCs/>
    </w:rPr>
  </w:style>
  <w:style w:type="character" w:styleId="afffe">
    <w:name w:val="line number"/>
    <w:basedOn w:val="a5"/>
  </w:style>
  <w:style w:type="character" w:styleId="affff">
    <w:name w:val="Hyperlink"/>
    <w:uiPriority w:val="99"/>
    <w:rPr>
      <w:color w:val="0000FF"/>
      <w:u w:val="single"/>
    </w:rPr>
  </w:style>
  <w:style w:type="character" w:styleId="affff0">
    <w:name w:val="annotation reference"/>
    <w:semiHidden/>
    <w:rPr>
      <w:sz w:val="21"/>
      <w:szCs w:val="21"/>
    </w:rPr>
  </w:style>
  <w:style w:type="character" w:styleId="affff1">
    <w:name w:val="footnote reference"/>
    <w:rPr>
      <w:sz w:val="20"/>
      <w:vertAlign w:val="superscript"/>
    </w:rPr>
  </w:style>
  <w:style w:type="table" w:styleId="affff2">
    <w:name w:val="Table Grid"/>
    <w:basedOn w:val="a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3">
    <w:name w:val="Table Grid 8"/>
    <w:basedOn w:val="a6"/>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paragraph" w:customStyle="1" w:styleId="HR2">
    <w:name w:val="HR正文"/>
    <w:basedOn w:val="a3"/>
    <w:link w:val="HRChar"/>
    <w:pPr>
      <w:spacing w:line="300" w:lineRule="auto"/>
      <w:ind w:firstLineChars="200" w:firstLine="200"/>
    </w:pPr>
    <w:rPr>
      <w:sz w:val="24"/>
    </w:rPr>
  </w:style>
  <w:style w:type="paragraph" w:customStyle="1" w:styleId="HR4">
    <w:name w:val="HR封面项目名称"/>
    <w:basedOn w:val="a3"/>
    <w:pPr>
      <w:spacing w:line="480" w:lineRule="auto"/>
      <w:jc w:val="center"/>
    </w:pPr>
    <w:rPr>
      <w:b/>
      <w:spacing w:val="30"/>
      <w:sz w:val="52"/>
      <w:szCs w:val="44"/>
    </w:rPr>
  </w:style>
  <w:style w:type="paragraph" w:customStyle="1" w:styleId="HR9">
    <w:name w:val="HR封面文档名称"/>
    <w:basedOn w:val="a3"/>
    <w:pPr>
      <w:jc w:val="center"/>
    </w:pPr>
    <w:rPr>
      <w:b/>
      <w:sz w:val="72"/>
      <w:szCs w:val="72"/>
    </w:rPr>
  </w:style>
  <w:style w:type="paragraph" w:customStyle="1" w:styleId="HR1">
    <w:name w:val="HR标题1"/>
    <w:basedOn w:val="a3"/>
    <w:next w:val="HR2"/>
    <w:qFormat/>
    <w:pPr>
      <w:numPr>
        <w:numId w:val="15"/>
      </w:numPr>
      <w:spacing w:line="360" w:lineRule="auto"/>
      <w:outlineLvl w:val="0"/>
    </w:pPr>
    <w:rPr>
      <w:rFonts w:ascii="Arial" w:eastAsia="黑体" w:hAnsi="Arial"/>
      <w:sz w:val="24"/>
    </w:rPr>
  </w:style>
  <w:style w:type="paragraph" w:customStyle="1" w:styleId="HR20">
    <w:name w:val="HR标题2"/>
    <w:basedOn w:val="a3"/>
    <w:next w:val="HR2"/>
    <w:qFormat/>
    <w:pPr>
      <w:tabs>
        <w:tab w:val="left" w:pos="284"/>
        <w:tab w:val="left" w:pos="454"/>
      </w:tabs>
      <w:spacing w:line="360" w:lineRule="auto"/>
      <w:outlineLvl w:val="1"/>
    </w:pPr>
    <w:rPr>
      <w:rFonts w:ascii="Arial" w:eastAsia="黑体" w:hAnsi="Arial"/>
      <w:sz w:val="24"/>
    </w:rPr>
  </w:style>
  <w:style w:type="paragraph" w:customStyle="1" w:styleId="HR3">
    <w:name w:val="HR标题3"/>
    <w:basedOn w:val="a3"/>
    <w:next w:val="HR2"/>
    <w:qFormat/>
    <w:pPr>
      <w:numPr>
        <w:ilvl w:val="2"/>
        <w:numId w:val="15"/>
      </w:numPr>
      <w:tabs>
        <w:tab w:val="left" w:pos="284"/>
      </w:tabs>
      <w:spacing w:line="360" w:lineRule="auto"/>
      <w:outlineLvl w:val="2"/>
    </w:pPr>
    <w:rPr>
      <w:rFonts w:ascii="Arial" w:eastAsia="黑体" w:hAnsi="Arial"/>
      <w:sz w:val="24"/>
    </w:rPr>
  </w:style>
  <w:style w:type="paragraph" w:customStyle="1" w:styleId="HR40">
    <w:name w:val="HR标题4"/>
    <w:basedOn w:val="a3"/>
    <w:next w:val="HR2"/>
    <w:qFormat/>
    <w:pPr>
      <w:tabs>
        <w:tab w:val="left" w:pos="284"/>
        <w:tab w:val="left" w:pos="794"/>
      </w:tabs>
      <w:spacing w:line="360" w:lineRule="auto"/>
      <w:outlineLvl w:val="3"/>
    </w:pPr>
    <w:rPr>
      <w:rFonts w:ascii="Arial" w:eastAsia="黑体" w:hAnsi="Arial"/>
      <w:sz w:val="24"/>
    </w:rPr>
  </w:style>
  <w:style w:type="paragraph" w:customStyle="1" w:styleId="HR5">
    <w:name w:val="HR标题5"/>
    <w:basedOn w:val="a3"/>
    <w:next w:val="HR2"/>
    <w:qFormat/>
    <w:pPr>
      <w:numPr>
        <w:ilvl w:val="4"/>
        <w:numId w:val="15"/>
      </w:numPr>
      <w:tabs>
        <w:tab w:val="left" w:pos="284"/>
      </w:tabs>
      <w:spacing w:line="360" w:lineRule="auto"/>
      <w:outlineLvl w:val="4"/>
    </w:pPr>
    <w:rPr>
      <w:rFonts w:ascii="Arial" w:eastAsia="黑体" w:hAnsi="Arial"/>
      <w:sz w:val="24"/>
    </w:rPr>
  </w:style>
  <w:style w:type="paragraph" w:customStyle="1" w:styleId="HR6">
    <w:name w:val="HR标题6"/>
    <w:basedOn w:val="a3"/>
    <w:next w:val="HR2"/>
    <w:pPr>
      <w:numPr>
        <w:ilvl w:val="5"/>
        <w:numId w:val="15"/>
      </w:numPr>
      <w:tabs>
        <w:tab w:val="left" w:pos="284"/>
      </w:tabs>
      <w:spacing w:line="360" w:lineRule="auto"/>
      <w:outlineLvl w:val="5"/>
    </w:pPr>
    <w:rPr>
      <w:rFonts w:eastAsia="黑体"/>
      <w:sz w:val="24"/>
    </w:rPr>
  </w:style>
  <w:style w:type="paragraph" w:customStyle="1" w:styleId="HR7">
    <w:name w:val="HR标题7"/>
    <w:basedOn w:val="a3"/>
    <w:next w:val="HR2"/>
    <w:pPr>
      <w:numPr>
        <w:ilvl w:val="6"/>
        <w:numId w:val="15"/>
      </w:numPr>
      <w:tabs>
        <w:tab w:val="left" w:pos="284"/>
      </w:tabs>
      <w:spacing w:line="360" w:lineRule="auto"/>
      <w:outlineLvl w:val="6"/>
    </w:pPr>
    <w:rPr>
      <w:rFonts w:eastAsia="黑体"/>
      <w:sz w:val="24"/>
    </w:rPr>
  </w:style>
  <w:style w:type="paragraph" w:customStyle="1" w:styleId="HR8">
    <w:name w:val="HR标题8"/>
    <w:basedOn w:val="a3"/>
    <w:next w:val="HR2"/>
    <w:pPr>
      <w:numPr>
        <w:ilvl w:val="7"/>
        <w:numId w:val="15"/>
      </w:numPr>
      <w:tabs>
        <w:tab w:val="left" w:pos="284"/>
      </w:tabs>
      <w:spacing w:line="360" w:lineRule="auto"/>
      <w:outlineLvl w:val="7"/>
    </w:pPr>
    <w:rPr>
      <w:rFonts w:eastAsia="黑体"/>
      <w:sz w:val="24"/>
    </w:rPr>
  </w:style>
  <w:style w:type="paragraph" w:customStyle="1" w:styleId="----------">
    <w:name w:val="-----完-----"/>
    <w:basedOn w:val="HR2"/>
    <w:next w:val="HR2"/>
    <w:pPr>
      <w:spacing w:line="720" w:lineRule="auto"/>
      <w:jc w:val="center"/>
    </w:pPr>
  </w:style>
  <w:style w:type="paragraph" w:customStyle="1" w:styleId="HRa">
    <w:name w:val="HR封面公司名称"/>
    <w:basedOn w:val="HR4"/>
    <w:rPr>
      <w:rFonts w:ascii="楷体_GB2312" w:eastAsia="楷体_GB2312" w:hAnsi="楷体_GB2312"/>
      <w:bCs/>
      <w:sz w:val="44"/>
    </w:rPr>
  </w:style>
  <w:style w:type="paragraph" w:customStyle="1" w:styleId="affff3">
    <w:name w:val="段"/>
    <w:pPr>
      <w:autoSpaceDE w:val="0"/>
      <w:autoSpaceDN w:val="0"/>
      <w:adjustRightInd w:val="0"/>
      <w:snapToGrid w:val="0"/>
      <w:spacing w:line="360" w:lineRule="auto"/>
      <w:ind w:firstLineChars="200" w:firstLine="514"/>
      <w:jc w:val="both"/>
    </w:pPr>
    <w:rPr>
      <w:rFonts w:ascii="宋体" w:hAnsi="宋体"/>
      <w:sz w:val="24"/>
      <w:szCs w:val="24"/>
    </w:rPr>
  </w:style>
  <w:style w:type="paragraph" w:customStyle="1" w:styleId="HRb">
    <w:name w:val="样式 HR正文 + 宋体 五号"/>
    <w:basedOn w:val="HR2"/>
    <w:rPr>
      <w:rFonts w:ascii="宋体" w:eastAsia="Times New Roman" w:hAnsi="宋体"/>
      <w:sz w:val="21"/>
    </w:rPr>
  </w:style>
  <w:style w:type="paragraph" w:customStyle="1" w:styleId="HR11">
    <w:name w:val="样式 HR正文 + 宋体 五号1"/>
    <w:basedOn w:val="HR2"/>
    <w:next w:val="HR2"/>
    <w:rPr>
      <w:sz w:val="21"/>
    </w:rPr>
  </w:style>
  <w:style w:type="paragraph" w:customStyle="1" w:styleId="HRc">
    <w:name w:val="样式 HR正文 + 宋体 五号 居中"/>
    <w:basedOn w:val="HR2"/>
    <w:next w:val="HR2"/>
    <w:pPr>
      <w:spacing w:afterLines="25"/>
      <w:ind w:firstLineChars="0" w:firstLine="0"/>
      <w:jc w:val="center"/>
    </w:pPr>
    <w:rPr>
      <w:rFonts w:cs="宋体"/>
      <w:sz w:val="21"/>
      <w:szCs w:val="20"/>
    </w:rPr>
  </w:style>
  <w:style w:type="paragraph" w:customStyle="1" w:styleId="HR12">
    <w:name w:val="样式 样式 HR正文 + 宋体 五号1 + 居中"/>
    <w:basedOn w:val="HR11"/>
    <w:pPr>
      <w:spacing w:beforeLines="25"/>
      <w:ind w:firstLineChars="0" w:firstLine="0"/>
      <w:jc w:val="center"/>
    </w:pPr>
    <w:rPr>
      <w:rFonts w:cs="宋体"/>
      <w:szCs w:val="20"/>
    </w:rPr>
  </w:style>
  <w:style w:type="paragraph" w:customStyle="1" w:styleId="HR1025">
    <w:name w:val="样式 样式 样式 HR正文 + 宋体 五号1 + 居中 + 段前: 0.25 行"/>
    <w:basedOn w:val="HR2"/>
    <w:next w:val="HR2"/>
    <w:pPr>
      <w:spacing w:before="78"/>
    </w:pPr>
  </w:style>
  <w:style w:type="paragraph" w:customStyle="1" w:styleId="HR0">
    <w:name w:val="HR表标题"/>
    <w:basedOn w:val="a3"/>
    <w:next w:val="HR2"/>
    <w:pPr>
      <w:numPr>
        <w:numId w:val="16"/>
      </w:numPr>
      <w:spacing w:beforeLines="25" w:line="300" w:lineRule="auto"/>
      <w:jc w:val="center"/>
    </w:pPr>
  </w:style>
  <w:style w:type="paragraph" w:customStyle="1" w:styleId="HR">
    <w:name w:val="HR图标题"/>
    <w:basedOn w:val="a3"/>
    <w:next w:val="HR2"/>
    <w:link w:val="HRChar0"/>
    <w:pPr>
      <w:numPr>
        <w:numId w:val="17"/>
      </w:numPr>
      <w:spacing w:afterLines="25" w:line="300" w:lineRule="auto"/>
      <w:jc w:val="center"/>
    </w:pPr>
    <w:rPr>
      <w:szCs w:val="21"/>
    </w:rPr>
  </w:style>
  <w:style w:type="paragraph" w:customStyle="1" w:styleId="HRd">
    <w:name w:val="HR图"/>
    <w:basedOn w:val="a3"/>
    <w:next w:val="HR"/>
    <w:link w:val="HRChar1"/>
    <w:pPr>
      <w:jc w:val="center"/>
    </w:pPr>
  </w:style>
  <w:style w:type="paragraph" w:customStyle="1" w:styleId="HR10">
    <w:name w:val="HR附录标题1"/>
    <w:basedOn w:val="a3"/>
    <w:next w:val="HR2"/>
    <w:pPr>
      <w:numPr>
        <w:numId w:val="18"/>
      </w:numPr>
      <w:spacing w:line="360" w:lineRule="auto"/>
      <w:outlineLvl w:val="0"/>
    </w:pPr>
    <w:rPr>
      <w:rFonts w:eastAsia="黑体"/>
      <w:sz w:val="24"/>
    </w:rPr>
  </w:style>
  <w:style w:type="paragraph" w:customStyle="1" w:styleId="a2">
    <w:name w:val="附录章标题"/>
    <w:basedOn w:val="a3"/>
    <w:next w:val="HR2"/>
    <w:pPr>
      <w:numPr>
        <w:ilvl w:val="1"/>
        <w:numId w:val="18"/>
      </w:numPr>
      <w:spacing w:line="300" w:lineRule="auto"/>
    </w:pPr>
  </w:style>
  <w:style w:type="paragraph" w:customStyle="1" w:styleId="HRArial2">
    <w:name w:val="样式 HR正文 + Arial 首行缩进:  2 字符"/>
    <w:basedOn w:val="HR2"/>
    <w:pPr>
      <w:ind w:firstLineChars="0" w:firstLine="0"/>
    </w:pPr>
    <w:rPr>
      <w:rFonts w:ascii="Arial" w:hAnsi="Arial" w:cs="宋体"/>
      <w:szCs w:val="20"/>
    </w:rPr>
  </w:style>
  <w:style w:type="paragraph" w:customStyle="1" w:styleId="Tabellentext">
    <w:name w:val="Tabellentext"/>
    <w:basedOn w:val="a3"/>
    <w:link w:val="TabellentextChar"/>
    <w:pPr>
      <w:widowControl/>
      <w:spacing w:before="60" w:after="60"/>
      <w:jc w:val="left"/>
    </w:pPr>
    <w:rPr>
      <w:rFonts w:ascii="Arial" w:hAnsi="Arial"/>
      <w:kern w:val="0"/>
      <w:sz w:val="20"/>
      <w:szCs w:val="20"/>
    </w:rPr>
  </w:style>
  <w:style w:type="paragraph" w:customStyle="1" w:styleId="Tabellenkopf">
    <w:name w:val="Tabellenkopf"/>
    <w:basedOn w:val="Tabellentext"/>
    <w:next w:val="Tabellentext"/>
    <w:rPr>
      <w:b/>
    </w:rPr>
  </w:style>
  <w:style w:type="paragraph" w:customStyle="1" w:styleId="Tabellenueberschrift">
    <w:name w:val="Tabellenueberschrift"/>
    <w:basedOn w:val="af7"/>
    <w:pPr>
      <w:keepNext/>
      <w:widowControl/>
      <w:spacing w:before="20" w:after="20"/>
      <w:jc w:val="left"/>
    </w:pPr>
    <w:rPr>
      <w:rFonts w:eastAsia="宋体" w:cs="Times New Roman"/>
      <w:kern w:val="0"/>
      <w:sz w:val="22"/>
    </w:rPr>
  </w:style>
  <w:style w:type="paragraph" w:customStyle="1" w:styleId="13">
    <w:name w:val="修订1"/>
    <w:hidden/>
    <w:uiPriority w:val="99"/>
    <w:semiHidden/>
    <w:rPr>
      <w:kern w:val="2"/>
      <w:sz w:val="21"/>
      <w:szCs w:val="24"/>
    </w:rPr>
  </w:style>
  <w:style w:type="paragraph" w:customStyle="1" w:styleId="14">
    <w:name w:val="无间隔1"/>
    <w:basedOn w:val="a3"/>
    <w:uiPriority w:val="1"/>
    <w:qFormat/>
    <w:pPr>
      <w:widowControl/>
      <w:spacing w:line="360" w:lineRule="auto"/>
      <w:ind w:firstLineChars="200" w:firstLine="200"/>
    </w:pPr>
    <w:rPr>
      <w:rFonts w:ascii="Arial" w:hAnsi="Arial"/>
      <w:kern w:val="0"/>
      <w:sz w:val="24"/>
      <w:szCs w:val="32"/>
      <w:lang w:eastAsia="en-US" w:bidi="en-US"/>
    </w:rPr>
  </w:style>
  <w:style w:type="paragraph" w:customStyle="1" w:styleId="15">
    <w:name w:val="列出段落1"/>
    <w:basedOn w:val="a3"/>
    <w:uiPriority w:val="34"/>
    <w:qFormat/>
    <w:pPr>
      <w:widowControl/>
      <w:spacing w:line="360" w:lineRule="auto"/>
      <w:ind w:left="720" w:firstLineChars="200" w:firstLine="200"/>
      <w:contextualSpacing/>
    </w:pPr>
    <w:rPr>
      <w:rFonts w:ascii="Arial" w:hAnsi="Arial"/>
      <w:kern w:val="0"/>
      <w:sz w:val="24"/>
      <w:lang w:eastAsia="en-US" w:bidi="en-US"/>
    </w:rPr>
  </w:style>
  <w:style w:type="paragraph" w:customStyle="1" w:styleId="16">
    <w:name w:val="引用1"/>
    <w:basedOn w:val="a3"/>
    <w:next w:val="a3"/>
    <w:link w:val="Char"/>
    <w:uiPriority w:val="29"/>
    <w:qFormat/>
    <w:pPr>
      <w:widowControl/>
      <w:spacing w:line="360" w:lineRule="auto"/>
      <w:ind w:firstLineChars="200" w:firstLine="200"/>
    </w:pPr>
    <w:rPr>
      <w:rFonts w:ascii="Arial" w:hAnsi="Arial"/>
      <w:i/>
      <w:kern w:val="0"/>
      <w:sz w:val="24"/>
      <w:lang w:eastAsia="en-US" w:bidi="en-US"/>
    </w:rPr>
  </w:style>
  <w:style w:type="paragraph" w:customStyle="1" w:styleId="17">
    <w:name w:val="明显引用1"/>
    <w:basedOn w:val="a3"/>
    <w:next w:val="a3"/>
    <w:link w:val="Char0"/>
    <w:uiPriority w:val="30"/>
    <w:qFormat/>
    <w:pPr>
      <w:widowControl/>
      <w:spacing w:line="360" w:lineRule="auto"/>
      <w:ind w:left="720" w:right="720" w:firstLineChars="200" w:firstLine="200"/>
    </w:pPr>
    <w:rPr>
      <w:rFonts w:ascii="Arial" w:hAnsi="Arial"/>
      <w:b/>
      <w:i/>
      <w:kern w:val="0"/>
      <w:sz w:val="24"/>
      <w:szCs w:val="22"/>
      <w:lang w:eastAsia="en-US" w:bidi="en-US"/>
    </w:rPr>
  </w:style>
  <w:style w:type="paragraph" w:customStyle="1" w:styleId="TOC1">
    <w:name w:val="TOC 标题1"/>
    <w:basedOn w:val="1"/>
    <w:next w:val="a3"/>
    <w:uiPriority w:val="39"/>
    <w:unhideWhenUsed/>
    <w:qFormat/>
    <w:pPr>
      <w:spacing w:before="240" w:after="60" w:line="360" w:lineRule="auto"/>
      <w:ind w:firstLineChars="200" w:firstLine="200"/>
      <w:jc w:val="both"/>
      <w:outlineLvl w:val="9"/>
    </w:pPr>
    <w:rPr>
      <w:rFonts w:ascii="Cambria" w:hAnsi="Cambria"/>
      <w:bCs/>
      <w:kern w:val="32"/>
      <w:szCs w:val="32"/>
      <w:lang w:eastAsia="en-US" w:bidi="en-US"/>
    </w:rPr>
  </w:style>
  <w:style w:type="paragraph" w:customStyle="1" w:styleId="Default">
    <w:name w:val="Default"/>
    <w:pPr>
      <w:widowControl w:val="0"/>
      <w:autoSpaceDE w:val="0"/>
      <w:autoSpaceDN w:val="0"/>
      <w:adjustRightInd w:val="0"/>
      <w:ind w:hangingChars="200" w:hanging="200"/>
      <w:jc w:val="center"/>
    </w:pPr>
    <w:rPr>
      <w:color w:val="000000"/>
      <w:sz w:val="24"/>
      <w:szCs w:val="24"/>
    </w:rPr>
  </w:style>
  <w:style w:type="paragraph" w:customStyle="1" w:styleId="TableFirstRow">
    <w:name w:val="Table First Row"/>
    <w:basedOn w:val="a3"/>
    <w:next w:val="a3"/>
    <w:pPr>
      <w:suppressAutoHyphens/>
      <w:spacing w:before="20" w:after="20"/>
      <w:jc w:val="left"/>
    </w:pPr>
    <w:rPr>
      <w:rFonts w:ascii="Arial" w:hAnsi="Arial"/>
      <w:b/>
      <w:kern w:val="0"/>
      <w:sz w:val="20"/>
      <w:szCs w:val="20"/>
      <w:lang w:eastAsia="ar-SA"/>
    </w:rPr>
  </w:style>
  <w:style w:type="paragraph" w:customStyle="1" w:styleId="Computerprogramm">
    <w:name w:val="Computerprogramm"/>
    <w:basedOn w:val="a3"/>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80" w:after="40"/>
      <w:jc w:val="left"/>
    </w:pPr>
    <w:rPr>
      <w:rFonts w:ascii="Courier New" w:hAnsi="Courier New"/>
      <w:kern w:val="0"/>
      <w:sz w:val="20"/>
      <w:szCs w:val="20"/>
    </w:rPr>
  </w:style>
  <w:style w:type="paragraph" w:customStyle="1" w:styleId="Programmcode">
    <w:name w:val="Programmcode"/>
    <w:basedOn w:val="a4"/>
    <w:pPr>
      <w:widowControl/>
      <w:spacing w:after="0"/>
      <w:ind w:left="357"/>
      <w:jc w:val="left"/>
    </w:pPr>
    <w:rPr>
      <w:rFonts w:ascii="Courier New" w:hAnsi="Courier New"/>
      <w:kern w:val="0"/>
      <w:sz w:val="16"/>
      <w:szCs w:val="20"/>
    </w:rPr>
  </w:style>
  <w:style w:type="paragraph" w:customStyle="1" w:styleId="Literaturverzeichnis">
    <w:name w:val="Literaturverzeichnis"/>
    <w:basedOn w:val="a3"/>
    <w:pPr>
      <w:widowControl/>
      <w:spacing w:before="80" w:after="40"/>
      <w:jc w:val="left"/>
    </w:pPr>
    <w:rPr>
      <w:rFonts w:ascii="Arial" w:hAnsi="Arial"/>
      <w:kern w:val="0"/>
      <w:sz w:val="22"/>
      <w:szCs w:val="20"/>
    </w:rPr>
  </w:style>
  <w:style w:type="paragraph" w:customStyle="1" w:styleId="Abbildung">
    <w:name w:val="Abbildung"/>
    <w:basedOn w:val="a3"/>
    <w:next w:val="af7"/>
    <w:pPr>
      <w:keepNext/>
      <w:widowControl/>
      <w:spacing w:before="480" w:after="40"/>
      <w:jc w:val="center"/>
    </w:pPr>
    <w:rPr>
      <w:rFonts w:ascii="Arial" w:hAnsi="Arial"/>
      <w:kern w:val="0"/>
      <w:sz w:val="22"/>
      <w:szCs w:val="20"/>
    </w:rPr>
  </w:style>
  <w:style w:type="paragraph" w:customStyle="1" w:styleId="Absatzberschrift">
    <w:name w:val="Absatzüberschrift"/>
    <w:basedOn w:val="Abschnittsberschrift"/>
    <w:next w:val="a4"/>
    <w:pPr>
      <w:keepLines/>
      <w:tabs>
        <w:tab w:val="left" w:pos="284"/>
        <w:tab w:val="left" w:pos="510"/>
        <w:tab w:val="left" w:pos="595"/>
        <w:tab w:val="left" w:pos="765"/>
      </w:tabs>
    </w:pPr>
    <w:rPr>
      <w:sz w:val="24"/>
    </w:rPr>
  </w:style>
  <w:style w:type="paragraph" w:customStyle="1" w:styleId="Abschnittsberschrift">
    <w:name w:val="Abschnittsüberschrift"/>
    <w:basedOn w:val="a3"/>
    <w:next w:val="a4"/>
    <w:pPr>
      <w:widowControl/>
      <w:spacing w:before="80" w:after="120"/>
      <w:jc w:val="left"/>
    </w:pPr>
    <w:rPr>
      <w:rFonts w:ascii="Arial" w:hAnsi="Arial" w:cs="Arial"/>
      <w:b/>
      <w:bCs/>
      <w:kern w:val="0"/>
      <w:sz w:val="28"/>
      <w:szCs w:val="20"/>
    </w:rPr>
  </w:style>
  <w:style w:type="paragraph" w:customStyle="1" w:styleId="Zitat">
    <w:name w:val="Zitat"/>
    <w:basedOn w:val="a3"/>
    <w:pPr>
      <w:widowControl/>
      <w:spacing w:before="80" w:after="40"/>
      <w:ind w:left="680" w:right="680"/>
      <w:jc w:val="left"/>
    </w:pPr>
    <w:rPr>
      <w:rFonts w:ascii="Arial" w:hAnsi="Arial"/>
      <w:i/>
      <w:kern w:val="0"/>
      <w:sz w:val="22"/>
      <w:szCs w:val="20"/>
    </w:rPr>
  </w:style>
  <w:style w:type="paragraph" w:customStyle="1" w:styleId="Programmcodeeinzeilig">
    <w:name w:val="Programmcode einzeilig"/>
    <w:basedOn w:val="Programmcode"/>
    <w:next w:val="a4"/>
    <w:pPr>
      <w:spacing w:before="80" w:after="80"/>
    </w:pPr>
  </w:style>
  <w:style w:type="paragraph" w:customStyle="1" w:styleId="ProgrammcodemitNr">
    <w:name w:val="Programmcode mit Nr."/>
    <w:basedOn w:val="Programmcode"/>
  </w:style>
  <w:style w:type="paragraph" w:customStyle="1" w:styleId="Textkoerperenglisch">
    <w:name w:val="Textkoerper englisch"/>
    <w:basedOn w:val="a4"/>
    <w:link w:val="TextkoerperenglischChar"/>
    <w:pPr>
      <w:widowControl/>
      <w:spacing w:before="80" w:after="80"/>
    </w:pPr>
    <w:rPr>
      <w:rFonts w:ascii="Arial" w:hAnsi="Arial"/>
      <w:kern w:val="0"/>
      <w:sz w:val="22"/>
      <w:szCs w:val="20"/>
    </w:rPr>
  </w:style>
  <w:style w:type="paragraph" w:customStyle="1" w:styleId="Textkrper-Einzug4">
    <w:name w:val="Textkörper-Einzug 4"/>
    <w:basedOn w:val="a4"/>
    <w:pPr>
      <w:widowControl/>
      <w:spacing w:before="80" w:after="80"/>
      <w:ind w:left="1440"/>
    </w:pPr>
    <w:rPr>
      <w:rFonts w:ascii="Arial" w:hAnsi="Arial"/>
      <w:kern w:val="0"/>
      <w:sz w:val="22"/>
      <w:szCs w:val="20"/>
    </w:rPr>
  </w:style>
  <w:style w:type="paragraph" w:customStyle="1" w:styleId="Textkrper-Einzugenglisch">
    <w:name w:val="Textkörper-Einzug englisch"/>
    <w:basedOn w:val="afe"/>
    <w:pPr>
      <w:spacing w:after="80"/>
      <w:ind w:left="357"/>
      <w:jc w:val="both"/>
    </w:pPr>
  </w:style>
  <w:style w:type="paragraph" w:customStyle="1" w:styleId="berschriftTitelseite">
    <w:name w:val="Überschrift Titelseite"/>
    <w:basedOn w:val="1"/>
    <w:pPr>
      <w:keepLines/>
      <w:tabs>
        <w:tab w:val="left" w:pos="284"/>
        <w:tab w:val="left" w:pos="680"/>
      </w:tabs>
      <w:spacing w:before="720" w:after="160"/>
      <w:ind w:left="680" w:hanging="680"/>
      <w:jc w:val="center"/>
      <w:outlineLvl w:val="9"/>
    </w:pPr>
    <w:rPr>
      <w:sz w:val="48"/>
    </w:rPr>
  </w:style>
  <w:style w:type="paragraph" w:customStyle="1" w:styleId="Definition">
    <w:name w:val="Definition"/>
    <w:basedOn w:val="a4"/>
    <w:next w:val="afe"/>
    <w:pPr>
      <w:keepNext/>
      <w:widowControl/>
      <w:spacing w:before="80" w:after="0"/>
    </w:pPr>
    <w:rPr>
      <w:rFonts w:ascii="Arial" w:hAnsi="Arial"/>
      <w:b/>
      <w:kern w:val="0"/>
      <w:sz w:val="22"/>
      <w:szCs w:val="20"/>
    </w:rPr>
  </w:style>
  <w:style w:type="paragraph" w:customStyle="1" w:styleId="Hints">
    <w:name w:val="Hints"/>
    <w:basedOn w:val="a4"/>
    <w:next w:val="a4"/>
    <w:pPr>
      <w:widowControl/>
      <w:spacing w:before="80"/>
    </w:pPr>
    <w:rPr>
      <w:rFonts w:ascii="Arial" w:hAnsi="Arial"/>
      <w:i/>
      <w:vanish/>
      <w:color w:val="0000FF"/>
      <w:kern w:val="0"/>
      <w:sz w:val="22"/>
      <w:szCs w:val="20"/>
    </w:rPr>
  </w:style>
  <w:style w:type="paragraph" w:customStyle="1" w:styleId="UnterberschriftTitelseite">
    <w:name w:val="Unterüberschrift Titelseite"/>
    <w:basedOn w:val="berschriftTitelseite"/>
    <w:pPr>
      <w:spacing w:before="120"/>
    </w:pPr>
    <w:rPr>
      <w:sz w:val="28"/>
    </w:rPr>
  </w:style>
  <w:style w:type="paragraph" w:customStyle="1" w:styleId="Zusammenfassung">
    <w:name w:val="Zusammenfassung"/>
    <w:basedOn w:val="a4"/>
    <w:pPr>
      <w:widowControl/>
      <w:spacing w:before="80" w:after="80"/>
      <w:ind w:left="567" w:right="567"/>
    </w:pPr>
    <w:rPr>
      <w:rFonts w:ascii="Arial" w:hAnsi="Arial"/>
      <w:kern w:val="0"/>
      <w:sz w:val="20"/>
      <w:szCs w:val="20"/>
    </w:rPr>
  </w:style>
  <w:style w:type="paragraph" w:customStyle="1" w:styleId="Table-ColHead">
    <w:name w:val="Table - Col. Head"/>
    <w:basedOn w:val="a3"/>
    <w:pPr>
      <w:widowControl/>
      <w:jc w:val="left"/>
    </w:pPr>
    <w:rPr>
      <w:rFonts w:ascii="Arial" w:hAnsi="Arial"/>
      <w:kern w:val="0"/>
      <w:sz w:val="22"/>
      <w:szCs w:val="20"/>
    </w:rPr>
  </w:style>
  <w:style w:type="paragraph" w:customStyle="1" w:styleId="Normal1">
    <w:name w:val="Normal1"/>
    <w:basedOn w:val="a3"/>
    <w:pPr>
      <w:widowControl/>
      <w:spacing w:before="80" w:after="40"/>
      <w:jc w:val="left"/>
    </w:pPr>
    <w:rPr>
      <w:rFonts w:ascii="Arial" w:hAnsi="Arial"/>
      <w:kern w:val="0"/>
      <w:sz w:val="22"/>
      <w:szCs w:val="20"/>
    </w:rPr>
  </w:style>
  <w:style w:type="paragraph" w:customStyle="1" w:styleId="Heading11">
    <w:name w:val="Heading 11"/>
    <w:basedOn w:val="1"/>
    <w:pPr>
      <w:tabs>
        <w:tab w:val="left" w:pos="680"/>
        <w:tab w:val="left" w:pos="720"/>
      </w:tabs>
      <w:ind w:left="680" w:hanging="680"/>
    </w:pPr>
  </w:style>
  <w:style w:type="paragraph" w:customStyle="1" w:styleId="Heading21">
    <w:name w:val="Heading 21"/>
    <w:basedOn w:val="21"/>
    <w:pPr>
      <w:tabs>
        <w:tab w:val="clear" w:pos="720"/>
        <w:tab w:val="left" w:pos="680"/>
      </w:tabs>
      <w:ind w:left="680" w:hanging="680"/>
    </w:pPr>
  </w:style>
  <w:style w:type="paragraph" w:customStyle="1" w:styleId="Heading31">
    <w:name w:val="Heading 31"/>
    <w:basedOn w:val="31"/>
    <w:pPr>
      <w:tabs>
        <w:tab w:val="clear" w:pos="720"/>
        <w:tab w:val="left" w:pos="680"/>
      </w:tabs>
      <w:ind w:left="680" w:hanging="680"/>
    </w:pPr>
  </w:style>
  <w:style w:type="paragraph" w:customStyle="1" w:styleId="Heading41">
    <w:name w:val="Heading 41"/>
    <w:basedOn w:val="42"/>
    <w:pPr>
      <w:tabs>
        <w:tab w:val="clear" w:pos="765"/>
        <w:tab w:val="left" w:pos="864"/>
      </w:tabs>
      <w:ind w:left="864" w:hanging="864"/>
    </w:pPr>
  </w:style>
  <w:style w:type="paragraph" w:customStyle="1" w:styleId="Heading51">
    <w:name w:val="Heading 51"/>
    <w:basedOn w:val="51"/>
    <w:pPr>
      <w:tabs>
        <w:tab w:val="clear" w:pos="765"/>
        <w:tab w:val="left" w:pos="1008"/>
      </w:tabs>
      <w:ind w:left="1008" w:hanging="1008"/>
    </w:pPr>
  </w:style>
  <w:style w:type="paragraph" w:customStyle="1" w:styleId="FuzeileSMC">
    <w:name w:val="FußzeileSMC"/>
    <w:basedOn w:val="a3"/>
    <w:pPr>
      <w:widowControl/>
      <w:spacing w:line="140" w:lineRule="atLeast"/>
      <w:jc w:val="left"/>
    </w:pPr>
    <w:rPr>
      <w:rFonts w:ascii="Arial" w:hAnsi="Arial"/>
      <w:b/>
      <w:kern w:val="0"/>
      <w:sz w:val="20"/>
      <w:szCs w:val="20"/>
    </w:rPr>
  </w:style>
  <w:style w:type="paragraph" w:customStyle="1" w:styleId="Referenzdokumente">
    <w:name w:val="Referenzdokumente"/>
    <w:basedOn w:val="a4"/>
    <w:pPr>
      <w:widowControl/>
      <w:spacing w:before="80"/>
      <w:jc w:val="left"/>
    </w:pPr>
    <w:rPr>
      <w:rFonts w:ascii="Arial" w:hAnsi="Arial"/>
      <w:kern w:val="0"/>
      <w:sz w:val="22"/>
      <w:szCs w:val="20"/>
      <w:lang w:eastAsia="ar-SA"/>
    </w:rPr>
  </w:style>
  <w:style w:type="paragraph" w:customStyle="1" w:styleId="Caption1">
    <w:name w:val="Caption1"/>
    <w:pPr>
      <w:autoSpaceDE w:val="0"/>
      <w:autoSpaceDN w:val="0"/>
      <w:adjustRightInd w:val="0"/>
    </w:pPr>
    <w:rPr>
      <w:rFonts w:ascii="Arial" w:hAnsi="Arial"/>
      <w:szCs w:val="24"/>
    </w:rPr>
  </w:style>
  <w:style w:type="paragraph" w:customStyle="1" w:styleId="Beschriftung1">
    <w:name w:val="Beschriftung1"/>
    <w:basedOn w:val="a3"/>
    <w:next w:val="a3"/>
    <w:pPr>
      <w:suppressAutoHyphens/>
      <w:spacing w:before="80" w:after="360"/>
      <w:jc w:val="left"/>
    </w:pPr>
    <w:rPr>
      <w:rFonts w:ascii="Arial" w:hAnsi="Arial"/>
      <w:kern w:val="0"/>
      <w:sz w:val="22"/>
      <w:szCs w:val="20"/>
      <w:lang w:eastAsia="ar-SA"/>
    </w:rPr>
  </w:style>
  <w:style w:type="paragraph" w:customStyle="1" w:styleId="TableCaption">
    <w:name w:val="Table Caption"/>
    <w:basedOn w:val="Beschriftung1"/>
    <w:pPr>
      <w:keepNext/>
      <w:spacing w:before="180" w:after="60"/>
    </w:pPr>
  </w:style>
  <w:style w:type="paragraph" w:customStyle="1" w:styleId="TableText">
    <w:name w:val="Table Text"/>
    <w:basedOn w:val="a4"/>
    <w:pPr>
      <w:keepLines/>
      <w:suppressAutoHyphens/>
      <w:spacing w:before="20" w:after="20"/>
    </w:pPr>
    <w:rPr>
      <w:rFonts w:ascii="Arial" w:hAnsi="Arial"/>
      <w:color w:val="000000"/>
      <w:kern w:val="0"/>
      <w:sz w:val="20"/>
      <w:szCs w:val="20"/>
      <w:lang w:eastAsia="ar-SA"/>
    </w:rPr>
  </w:style>
  <w:style w:type="paragraph" w:customStyle="1" w:styleId="FigureTableReference">
    <w:name w:val="Figure&amp;Table Reference"/>
    <w:basedOn w:val="a4"/>
    <w:pPr>
      <w:suppressAutoHyphens/>
      <w:spacing w:before="80"/>
      <w:jc w:val="center"/>
    </w:pPr>
    <w:rPr>
      <w:rFonts w:ascii="Arial" w:hAnsi="Arial"/>
      <w:i/>
      <w:kern w:val="0"/>
      <w:sz w:val="22"/>
      <w:szCs w:val="20"/>
      <w:lang w:eastAsia="ar-SA"/>
    </w:rPr>
  </w:style>
  <w:style w:type="paragraph" w:customStyle="1" w:styleId="AnnexA">
    <w:name w:val="Annex A"/>
    <w:basedOn w:val="a3"/>
    <w:next w:val="a4"/>
    <w:pPr>
      <w:keepNext/>
      <w:pageBreakBefore/>
      <w:numPr>
        <w:numId w:val="19"/>
      </w:numPr>
      <w:tabs>
        <w:tab w:val="left" w:pos="431"/>
      </w:tabs>
      <w:suppressAutoHyphens/>
      <w:kinsoku w:val="0"/>
      <w:overflowPunct w:val="0"/>
      <w:spacing w:before="360" w:after="120"/>
      <w:jc w:val="left"/>
    </w:pPr>
    <w:rPr>
      <w:rFonts w:ascii="Arial" w:hAnsi="Arial"/>
      <w:b/>
      <w:kern w:val="0"/>
      <w:sz w:val="32"/>
      <w:szCs w:val="20"/>
      <w:lang w:eastAsia="ar-SA"/>
    </w:rPr>
  </w:style>
  <w:style w:type="paragraph" w:customStyle="1" w:styleId="Numeration1">
    <w:name w:val="Numeration 1"/>
    <w:basedOn w:val="afff1"/>
    <w:link w:val="Numeration1Char"/>
    <w:pPr>
      <w:widowControl w:val="0"/>
      <w:suppressAutoHyphens/>
      <w:ind w:left="0" w:firstLine="0"/>
    </w:pPr>
    <w:rPr>
      <w:lang w:eastAsia="ar-SA"/>
    </w:rPr>
  </w:style>
  <w:style w:type="paragraph" w:customStyle="1" w:styleId="Formatvorlageberschrift4">
    <w:name w:val="Formatvorlage Überschrift 4"/>
    <w:basedOn w:val="42"/>
    <w:pPr>
      <w:tabs>
        <w:tab w:val="clear" w:pos="765"/>
        <w:tab w:val="left" w:pos="864"/>
      </w:tabs>
      <w:ind w:left="864" w:hanging="864"/>
    </w:pPr>
    <w:rPr>
      <w:rFonts w:eastAsia="Arial Unicode MS"/>
      <w:bCs/>
      <w:szCs w:val="22"/>
    </w:rPr>
  </w:style>
  <w:style w:type="paragraph" w:customStyle="1" w:styleId="Tabellentext0">
    <w:name w:val="Tabellentext +"/>
    <w:basedOn w:val="Tabellentext"/>
    <w:link w:val="TabellentextChar0"/>
    <w:rPr>
      <w:rFonts w:eastAsia="MS Mincho"/>
    </w:rPr>
  </w:style>
  <w:style w:type="paragraph" w:customStyle="1" w:styleId="Formatvorlageberschrift2">
    <w:name w:val="Formatvorlage Überschrift 2 +"/>
    <w:basedOn w:val="21"/>
    <w:pPr>
      <w:tabs>
        <w:tab w:val="clear" w:pos="720"/>
        <w:tab w:val="left" w:pos="680"/>
      </w:tabs>
      <w:ind w:left="680" w:hanging="680"/>
    </w:pPr>
    <w:rPr>
      <w:rFonts w:eastAsia="Arial Unicode MS"/>
      <w:bCs/>
      <w:szCs w:val="28"/>
    </w:rPr>
  </w:style>
  <w:style w:type="paragraph" w:customStyle="1" w:styleId="FormatvorlageNumeration1">
    <w:name w:val="Formatvorlage Numeration 1 +"/>
    <w:basedOn w:val="Numeration1"/>
    <w:link w:val="FormatvorlageNumeration1Char"/>
    <w:rPr>
      <w:rFonts w:eastAsia="Arial Unicode MS"/>
      <w:szCs w:val="22"/>
    </w:rPr>
  </w:style>
  <w:style w:type="paragraph" w:customStyle="1" w:styleId="FormatvorlageTableFirstRow">
    <w:name w:val="Formatvorlage Table First Row +"/>
    <w:basedOn w:val="TableFirstRow"/>
    <w:rPr>
      <w:rFonts w:eastAsia="Arial Unicode MS"/>
      <w:bCs/>
    </w:rPr>
  </w:style>
  <w:style w:type="paragraph" w:customStyle="1" w:styleId="FormatvorlageTableFirstRow0">
    <w:name w:val="Formatvorlage Table First Row ++"/>
    <w:basedOn w:val="TableFirstRow"/>
    <w:rPr>
      <w:rFonts w:eastAsia="Arial Unicode MS"/>
      <w:bCs/>
    </w:rPr>
  </w:style>
  <w:style w:type="paragraph" w:customStyle="1" w:styleId="FormatvorlageTabellentext">
    <w:name w:val="Formatvorlage Tabellentext + +"/>
    <w:basedOn w:val="Tabellentext"/>
    <w:rPr>
      <w:rFonts w:eastAsia="Arial Unicode MS"/>
    </w:rPr>
  </w:style>
  <w:style w:type="paragraph" w:customStyle="1" w:styleId="FormatvorlageTabellentext0">
    <w:name w:val="Formatvorlage Tabellentext + ++"/>
    <w:basedOn w:val="Tabellentext"/>
    <w:rPr>
      <w:rFonts w:eastAsia="Arial Unicode MS"/>
    </w:rPr>
  </w:style>
  <w:style w:type="paragraph" w:customStyle="1" w:styleId="FormatvorlageTabellentext1">
    <w:name w:val="Formatvorlage Tabellentext + + +"/>
    <w:basedOn w:val="Tabellentext"/>
    <w:link w:val="FormatvorlageTabellentextChar"/>
    <w:rPr>
      <w:rFonts w:eastAsia="Arial Unicode MS"/>
    </w:rPr>
  </w:style>
  <w:style w:type="paragraph" w:customStyle="1" w:styleId="Regel">
    <w:name w:val="Regel"/>
    <w:basedOn w:val="a3"/>
    <w:pPr>
      <w:widowControl/>
      <w:tabs>
        <w:tab w:val="left" w:pos="643"/>
      </w:tabs>
      <w:spacing w:before="80" w:after="40"/>
      <w:ind w:left="643" w:hanging="360"/>
      <w:jc w:val="left"/>
    </w:pPr>
    <w:rPr>
      <w:rFonts w:ascii="Arial" w:hAnsi="Arial"/>
      <w:kern w:val="0"/>
      <w:sz w:val="22"/>
      <w:szCs w:val="20"/>
    </w:rPr>
  </w:style>
  <w:style w:type="paragraph" w:customStyle="1" w:styleId="affff4">
    <w:name w:val="封面标准名称"/>
    <w:pPr>
      <w:widowControl w:val="0"/>
      <w:spacing w:line="680" w:lineRule="exact"/>
      <w:jc w:val="center"/>
    </w:pPr>
    <w:rPr>
      <w:rFonts w:ascii="黑体" w:eastAsia="黑体"/>
      <w:sz w:val="52"/>
    </w:rPr>
  </w:style>
  <w:style w:type="paragraph" w:customStyle="1" w:styleId="HR025">
    <w:name w:val="样式 HR图标题 + 段后: 0.25 行"/>
    <w:basedOn w:val="HR"/>
    <w:pPr>
      <w:numPr>
        <w:numId w:val="20"/>
      </w:numPr>
      <w:spacing w:after="78"/>
    </w:pPr>
    <w:rPr>
      <w:rFonts w:cs="宋体"/>
      <w:szCs w:val="20"/>
    </w:rPr>
  </w:style>
  <w:style w:type="paragraph" w:customStyle="1" w:styleId="GAC">
    <w:name w:val="GAC规范正文"/>
    <w:link w:val="GACCharChar"/>
    <w:pPr>
      <w:spacing w:after="120"/>
      <w:ind w:firstLineChars="200" w:firstLine="480"/>
    </w:pPr>
    <w:rPr>
      <w:kern w:val="16"/>
      <w:sz w:val="24"/>
    </w:rPr>
  </w:style>
  <w:style w:type="paragraph" w:customStyle="1" w:styleId="GAC0">
    <w:name w:val="GAC规范表文字"/>
    <w:basedOn w:val="a4"/>
    <w:pPr>
      <w:keepNext/>
      <w:keepLines/>
      <w:widowControl/>
      <w:spacing w:before="40" w:after="40"/>
      <w:jc w:val="left"/>
    </w:pPr>
    <w:rPr>
      <w:rFonts w:ascii="Arial" w:hAnsi="Arial"/>
      <w:kern w:val="16"/>
      <w:sz w:val="22"/>
      <w:szCs w:val="20"/>
    </w:rPr>
  </w:style>
  <w:style w:type="paragraph" w:customStyle="1" w:styleId="2d">
    <w:name w:val="列出段落2"/>
    <w:basedOn w:val="a3"/>
    <w:uiPriority w:val="99"/>
    <w:pPr>
      <w:ind w:firstLineChars="200" w:firstLine="420"/>
    </w:pPr>
  </w:style>
  <w:style w:type="character" w:customStyle="1" w:styleId="HRChar1">
    <w:name w:val="HR图 Char"/>
    <w:link w:val="HRd"/>
    <w:rPr>
      <w:kern w:val="2"/>
      <w:sz w:val="21"/>
      <w:szCs w:val="24"/>
    </w:rPr>
  </w:style>
  <w:style w:type="character" w:customStyle="1" w:styleId="HRChar">
    <w:name w:val="HR正文 Char"/>
    <w:link w:val="HR2"/>
    <w:rPr>
      <w:rFonts w:eastAsia="宋体"/>
      <w:kern w:val="2"/>
      <w:sz w:val="24"/>
      <w:szCs w:val="24"/>
      <w:lang w:val="en-US" w:eastAsia="zh-CN" w:bidi="ar-SA"/>
    </w:rPr>
  </w:style>
  <w:style w:type="character" w:customStyle="1" w:styleId="HRChar0">
    <w:name w:val="HR图标题 Char"/>
    <w:link w:val="HR"/>
    <w:rPr>
      <w:kern w:val="2"/>
      <w:sz w:val="21"/>
      <w:szCs w:val="21"/>
    </w:rPr>
  </w:style>
  <w:style w:type="character" w:customStyle="1" w:styleId="10">
    <w:name w:val="标题 1 字符"/>
    <w:link w:val="1"/>
    <w:rPr>
      <w:rFonts w:ascii="Arial" w:hAnsi="Arial"/>
      <w:b/>
      <w:kern w:val="28"/>
      <w:sz w:val="32"/>
    </w:rPr>
  </w:style>
  <w:style w:type="character" w:customStyle="1" w:styleId="22">
    <w:name w:val="标题 2 字符"/>
    <w:link w:val="21"/>
    <w:rPr>
      <w:rFonts w:ascii="Arial" w:hAnsi="Arial"/>
      <w:b/>
      <w:kern w:val="28"/>
      <w:sz w:val="28"/>
    </w:rPr>
  </w:style>
  <w:style w:type="character" w:customStyle="1" w:styleId="32">
    <w:name w:val="标题 3 字符"/>
    <w:link w:val="31"/>
    <w:rPr>
      <w:rFonts w:ascii="Arial" w:hAnsi="Arial"/>
      <w:b/>
      <w:kern w:val="28"/>
      <w:sz w:val="24"/>
    </w:rPr>
  </w:style>
  <w:style w:type="character" w:customStyle="1" w:styleId="43">
    <w:name w:val="标题 4 字符"/>
    <w:link w:val="42"/>
    <w:rPr>
      <w:rFonts w:ascii="Arial" w:hAnsi="Arial"/>
      <w:b/>
      <w:kern w:val="28"/>
      <w:sz w:val="22"/>
    </w:rPr>
  </w:style>
  <w:style w:type="character" w:customStyle="1" w:styleId="52">
    <w:name w:val="标题 5 字符"/>
    <w:link w:val="51"/>
    <w:rPr>
      <w:rFonts w:ascii="Arial" w:hAnsi="Arial"/>
      <w:b/>
      <w:kern w:val="28"/>
      <w:sz w:val="22"/>
    </w:rPr>
  </w:style>
  <w:style w:type="character" w:customStyle="1" w:styleId="60">
    <w:name w:val="标题 6 字符"/>
    <w:link w:val="6"/>
    <w:rPr>
      <w:rFonts w:ascii="Arial" w:hAnsi="Arial"/>
      <w:b/>
      <w:kern w:val="28"/>
      <w:sz w:val="22"/>
    </w:rPr>
  </w:style>
  <w:style w:type="character" w:customStyle="1" w:styleId="70">
    <w:name w:val="标题 7 字符"/>
    <w:link w:val="7"/>
    <w:rPr>
      <w:rFonts w:ascii="Arial" w:hAnsi="Arial"/>
      <w:b/>
      <w:kern w:val="28"/>
      <w:sz w:val="22"/>
    </w:rPr>
  </w:style>
  <w:style w:type="character" w:customStyle="1" w:styleId="81">
    <w:name w:val="标题 8 字符"/>
    <w:link w:val="80"/>
    <w:rPr>
      <w:rFonts w:ascii="Arial" w:hAnsi="Arial"/>
      <w:b/>
      <w:kern w:val="28"/>
      <w:sz w:val="22"/>
    </w:rPr>
  </w:style>
  <w:style w:type="character" w:customStyle="1" w:styleId="91">
    <w:name w:val="标题 9 字符"/>
    <w:link w:val="90"/>
    <w:rPr>
      <w:rFonts w:ascii="Arial" w:hAnsi="Arial"/>
      <w:b/>
      <w:kern w:val="28"/>
      <w:sz w:val="22"/>
    </w:rPr>
  </w:style>
  <w:style w:type="character" w:customStyle="1" w:styleId="a8">
    <w:name w:val="正文文本 字符"/>
    <w:link w:val="a4"/>
    <w:rPr>
      <w:kern w:val="2"/>
      <w:sz w:val="21"/>
      <w:szCs w:val="24"/>
    </w:rPr>
  </w:style>
  <w:style w:type="character" w:customStyle="1" w:styleId="Code">
    <w:name w:val="Code"/>
    <w:rPr>
      <w:rFonts w:ascii="Courier New" w:hAnsi="Courier New"/>
      <w:sz w:val="20"/>
    </w:rPr>
  </w:style>
  <w:style w:type="character" w:customStyle="1" w:styleId="afff8">
    <w:name w:val="标题 字符"/>
    <w:link w:val="afff7"/>
    <w:rPr>
      <w:rFonts w:ascii="Cambria" w:hAnsi="Cambria"/>
      <w:b/>
      <w:bCs/>
      <w:kern w:val="28"/>
      <w:sz w:val="32"/>
      <w:szCs w:val="32"/>
      <w:lang w:eastAsia="en-US" w:bidi="en-US"/>
    </w:rPr>
  </w:style>
  <w:style w:type="character" w:customStyle="1" w:styleId="afff0">
    <w:name w:val="副标题 字符"/>
    <w:link w:val="afff"/>
    <w:rPr>
      <w:rFonts w:ascii="Cambria" w:hAnsi="Cambria"/>
      <w:sz w:val="24"/>
      <w:szCs w:val="24"/>
      <w:lang w:eastAsia="en-US" w:bidi="en-US"/>
    </w:rPr>
  </w:style>
  <w:style w:type="character" w:customStyle="1" w:styleId="Char">
    <w:name w:val="引用 Char"/>
    <w:link w:val="16"/>
    <w:uiPriority w:val="29"/>
    <w:rPr>
      <w:rFonts w:ascii="Arial" w:hAnsi="Arial"/>
      <w:i/>
      <w:sz w:val="24"/>
      <w:szCs w:val="24"/>
      <w:lang w:eastAsia="en-US" w:bidi="en-US"/>
    </w:rPr>
  </w:style>
  <w:style w:type="character" w:customStyle="1" w:styleId="Char0">
    <w:name w:val="明显引用 Char"/>
    <w:link w:val="17"/>
    <w:uiPriority w:val="30"/>
    <w:rPr>
      <w:rFonts w:ascii="Arial" w:hAnsi="Arial"/>
      <w:b/>
      <w:i/>
      <w:sz w:val="24"/>
      <w:szCs w:val="22"/>
      <w:lang w:eastAsia="en-US" w:bidi="en-US"/>
    </w:rPr>
  </w:style>
  <w:style w:type="character" w:customStyle="1" w:styleId="18">
    <w:name w:val="不明显强调1"/>
    <w:uiPriority w:val="19"/>
    <w:qFormat/>
    <w:rPr>
      <w:i/>
      <w:color w:val="5A5A5A"/>
    </w:rPr>
  </w:style>
  <w:style w:type="character" w:customStyle="1" w:styleId="19">
    <w:name w:val="明显强调1"/>
    <w:uiPriority w:val="21"/>
    <w:qFormat/>
    <w:rPr>
      <w:b/>
      <w:i/>
      <w:sz w:val="24"/>
      <w:szCs w:val="24"/>
      <w:u w:val="single"/>
    </w:rPr>
  </w:style>
  <w:style w:type="character" w:customStyle="1" w:styleId="1a">
    <w:name w:val="不明显参考1"/>
    <w:uiPriority w:val="31"/>
    <w:qFormat/>
    <w:rPr>
      <w:sz w:val="24"/>
      <w:szCs w:val="24"/>
      <w:u w:val="single"/>
    </w:rPr>
  </w:style>
  <w:style w:type="character" w:customStyle="1" w:styleId="1b">
    <w:name w:val="明显参考1"/>
    <w:uiPriority w:val="32"/>
    <w:qFormat/>
    <w:rPr>
      <w:b/>
      <w:sz w:val="24"/>
      <w:u w:val="single"/>
    </w:rPr>
  </w:style>
  <w:style w:type="character" w:customStyle="1" w:styleId="1c">
    <w:name w:val="书籍标题1"/>
    <w:uiPriority w:val="33"/>
    <w:qFormat/>
    <w:rPr>
      <w:rFonts w:ascii="Cambria" w:eastAsia="宋体" w:hAnsi="Cambria"/>
      <w:b/>
      <w:i/>
      <w:sz w:val="24"/>
      <w:szCs w:val="24"/>
    </w:rPr>
  </w:style>
  <w:style w:type="character" w:customStyle="1" w:styleId="hps">
    <w:name w:val="hps"/>
    <w:basedOn w:val="a5"/>
  </w:style>
  <w:style w:type="character" w:customStyle="1" w:styleId="apple-converted-space">
    <w:name w:val="apple-converted-space"/>
    <w:basedOn w:val="a5"/>
  </w:style>
  <w:style w:type="character" w:customStyle="1" w:styleId="TabellentextChar">
    <w:name w:val="Tabellentext Char"/>
    <w:link w:val="Tabellentext"/>
    <w:locked/>
    <w:rPr>
      <w:rFonts w:ascii="Arial" w:hAnsi="Arial"/>
    </w:rPr>
  </w:style>
  <w:style w:type="character" w:customStyle="1" w:styleId="afff2">
    <w:name w:val="脚注文本 字符"/>
    <w:link w:val="a0"/>
    <w:rPr>
      <w:rFonts w:ascii="Arial" w:hAnsi="Arial"/>
    </w:rPr>
  </w:style>
  <w:style w:type="character" w:customStyle="1" w:styleId="afb">
    <w:name w:val="称呼 字符"/>
    <w:link w:val="afa"/>
    <w:rPr>
      <w:rFonts w:ascii="Arial" w:hAnsi="Arial"/>
      <w:sz w:val="22"/>
    </w:rPr>
  </w:style>
  <w:style w:type="character" w:customStyle="1" w:styleId="aff5">
    <w:name w:val="日期 字符"/>
    <w:link w:val="aff4"/>
    <w:rPr>
      <w:rFonts w:ascii="Arial" w:hAnsi="Arial"/>
      <w:sz w:val="22"/>
    </w:rPr>
  </w:style>
  <w:style w:type="character" w:customStyle="1" w:styleId="aff7">
    <w:name w:val="尾注文本 字符"/>
    <w:link w:val="aff6"/>
    <w:rPr>
      <w:rFonts w:ascii="Arial" w:hAnsi="Arial"/>
      <w:sz w:val="22"/>
    </w:rPr>
  </w:style>
  <w:style w:type="character" w:customStyle="1" w:styleId="af2">
    <w:name w:val="注释标题 字符"/>
    <w:link w:val="af1"/>
    <w:rPr>
      <w:rFonts w:ascii="Arial" w:hAnsi="Arial"/>
      <w:sz w:val="22"/>
    </w:rPr>
  </w:style>
  <w:style w:type="character" w:customStyle="1" w:styleId="afd">
    <w:name w:val="结束语 字符"/>
    <w:link w:val="afc"/>
    <w:rPr>
      <w:rFonts w:ascii="Arial" w:hAnsi="Arial"/>
      <w:sz w:val="22"/>
    </w:rPr>
  </w:style>
  <w:style w:type="character" w:customStyle="1" w:styleId="af0">
    <w:name w:val="宏文本 字符"/>
    <w:link w:val="af"/>
    <w:rPr>
      <w:rFonts w:ascii="Courier New" w:hAnsi="Courier New"/>
    </w:rPr>
  </w:style>
  <w:style w:type="character" w:customStyle="1" w:styleId="aff3">
    <w:name w:val="纯文本 字符"/>
    <w:link w:val="aff2"/>
    <w:rPr>
      <w:rFonts w:ascii="Courier New" w:hAnsi="Courier New"/>
      <w:sz w:val="22"/>
    </w:rPr>
  </w:style>
  <w:style w:type="character" w:customStyle="1" w:styleId="TextkoerperenglischChar">
    <w:name w:val="Textkoerper englisch Char"/>
    <w:link w:val="Textkoerperenglisch"/>
    <w:rPr>
      <w:rFonts w:ascii="Arial" w:hAnsi="Arial"/>
      <w:kern w:val="2"/>
      <w:sz w:val="22"/>
      <w:szCs w:val="24"/>
    </w:rPr>
  </w:style>
  <w:style w:type="character" w:customStyle="1" w:styleId="aff">
    <w:name w:val="正文文本缩进 字符"/>
    <w:link w:val="afe"/>
    <w:rPr>
      <w:rFonts w:ascii="Arial" w:hAnsi="Arial"/>
      <w:sz w:val="22"/>
    </w:rPr>
  </w:style>
  <w:style w:type="character" w:customStyle="1" w:styleId="affd">
    <w:name w:val="签名 字符"/>
    <w:link w:val="affc"/>
    <w:rPr>
      <w:rFonts w:ascii="Arial" w:hAnsi="Arial"/>
      <w:sz w:val="22"/>
    </w:rPr>
  </w:style>
  <w:style w:type="character" w:customStyle="1" w:styleId="25">
    <w:name w:val="正文文本缩进 2 字符"/>
    <w:link w:val="24"/>
    <w:rPr>
      <w:rFonts w:ascii="Arial" w:hAnsi="Arial"/>
      <w:sz w:val="22"/>
    </w:rPr>
  </w:style>
  <w:style w:type="character" w:customStyle="1" w:styleId="3a">
    <w:name w:val="正文文本缩进 3 字符"/>
    <w:link w:val="39"/>
    <w:rPr>
      <w:rFonts w:ascii="Arial" w:hAnsi="Arial"/>
      <w:sz w:val="22"/>
    </w:rPr>
  </w:style>
  <w:style w:type="character" w:customStyle="1" w:styleId="35">
    <w:name w:val="正文文本 3 字符"/>
    <w:link w:val="34"/>
    <w:rPr>
      <w:rFonts w:ascii="Arial" w:hAnsi="Arial"/>
    </w:rPr>
  </w:style>
  <w:style w:type="character" w:customStyle="1" w:styleId="2a">
    <w:name w:val="正文文本 2 字符"/>
    <w:link w:val="29"/>
    <w:rPr>
      <w:rFonts w:ascii="Arial" w:hAnsi="Arial"/>
    </w:rPr>
  </w:style>
  <w:style w:type="character" w:customStyle="1" w:styleId="ReqIdentifier">
    <w:name w:val="ReqIdentifier"/>
    <w:rPr>
      <w:i/>
      <w:iCs/>
      <w:vertAlign w:val="superscript"/>
    </w:rPr>
  </w:style>
  <w:style w:type="character" w:customStyle="1" w:styleId="ad">
    <w:name w:val="正文首行缩进 字符"/>
    <w:link w:val="ac"/>
    <w:rPr>
      <w:rFonts w:ascii="Arial" w:hAnsi="Arial"/>
      <w:kern w:val="2"/>
      <w:sz w:val="22"/>
      <w:szCs w:val="24"/>
    </w:rPr>
  </w:style>
  <w:style w:type="character" w:customStyle="1" w:styleId="27">
    <w:name w:val="正文首行缩进 2 字符"/>
    <w:link w:val="26"/>
    <w:rPr>
      <w:rFonts w:ascii="Arial" w:hAnsi="Arial"/>
      <w:sz w:val="22"/>
    </w:rPr>
  </w:style>
  <w:style w:type="character" w:customStyle="1" w:styleId="af4">
    <w:name w:val="电子邮件签名 字符"/>
    <w:link w:val="af3"/>
    <w:rPr>
      <w:rFonts w:ascii="Arial" w:hAnsi="Arial"/>
      <w:sz w:val="22"/>
    </w:rPr>
  </w:style>
  <w:style w:type="character" w:customStyle="1" w:styleId="HTML0">
    <w:name w:val="HTML 地址 字符"/>
    <w:link w:val="HTML"/>
    <w:rPr>
      <w:rFonts w:ascii="Arial" w:hAnsi="Arial"/>
      <w:i/>
      <w:iCs/>
      <w:sz w:val="22"/>
    </w:rPr>
  </w:style>
  <w:style w:type="character" w:customStyle="1" w:styleId="HTML2">
    <w:name w:val="HTML 预设格式 字符"/>
    <w:link w:val="HTML1"/>
    <w:rPr>
      <w:rFonts w:ascii="Courier New" w:hAnsi="Courier New" w:cs="Courier New"/>
    </w:rPr>
  </w:style>
  <w:style w:type="character" w:customStyle="1" w:styleId="afff5">
    <w:name w:val="信息标题 字符"/>
    <w:link w:val="afff4"/>
    <w:rPr>
      <w:rFonts w:ascii="Arial" w:hAnsi="Arial" w:cs="Arial"/>
      <w:sz w:val="24"/>
      <w:szCs w:val="24"/>
      <w:shd w:val="pct20" w:color="auto" w:fill="auto"/>
    </w:rPr>
  </w:style>
  <w:style w:type="character" w:customStyle="1" w:styleId="Absatz-Standardschriftart1">
    <w:name w:val="Absatz-Standardschriftart1"/>
  </w:style>
  <w:style w:type="character" w:customStyle="1" w:styleId="Funotenzeichen1">
    <w:name w:val="Fußnotenzeichen1"/>
    <w:rPr>
      <w:sz w:val="20"/>
      <w:vertAlign w:val="superscript"/>
    </w:rPr>
  </w:style>
  <w:style w:type="character" w:customStyle="1" w:styleId="Numeration1Char">
    <w:name w:val="Numeration 1 Char"/>
    <w:link w:val="Numeration1"/>
    <w:rPr>
      <w:rFonts w:ascii="Arial" w:hAnsi="Arial"/>
      <w:b/>
      <w:kern w:val="28"/>
      <w:sz w:val="22"/>
      <w:lang w:eastAsia="ar-SA"/>
    </w:rPr>
  </w:style>
  <w:style w:type="character" w:customStyle="1" w:styleId="TabellentextChar0">
    <w:name w:val="Tabellentext + Char"/>
    <w:link w:val="Tabellentext0"/>
    <w:rPr>
      <w:rFonts w:ascii="Arial" w:eastAsia="MS Mincho" w:hAnsi="Arial"/>
    </w:rPr>
  </w:style>
  <w:style w:type="character" w:customStyle="1" w:styleId="FormatvorlageNumeration1Char">
    <w:name w:val="Formatvorlage Numeration 1 + Char"/>
    <w:link w:val="FormatvorlageNumeration1"/>
    <w:rPr>
      <w:rFonts w:ascii="Arial" w:eastAsia="Arial Unicode MS" w:hAnsi="Arial"/>
      <w:b/>
      <w:kern w:val="28"/>
      <w:sz w:val="22"/>
      <w:szCs w:val="22"/>
      <w:lang w:eastAsia="ar-SA"/>
    </w:rPr>
  </w:style>
  <w:style w:type="character" w:customStyle="1" w:styleId="FormatvorlageTabellentextChar">
    <w:name w:val="Formatvorlage Tabellentext + + + Char"/>
    <w:link w:val="FormatvorlageTabellentext1"/>
    <w:rPr>
      <w:rFonts w:ascii="Arial" w:eastAsia="Arial Unicode MS" w:hAnsi="Arial"/>
    </w:rPr>
  </w:style>
  <w:style w:type="character" w:customStyle="1" w:styleId="Headline1CharCharChar">
    <w:name w:val="Headline 1 Char Char Char"/>
    <w:rPr>
      <w:rFonts w:ascii="Arial" w:eastAsia="宋体" w:hAnsi="Arial"/>
      <w:b/>
      <w:kern w:val="28"/>
      <w:sz w:val="32"/>
      <w:lang w:bidi="ar-SA"/>
    </w:rPr>
  </w:style>
  <w:style w:type="character" w:customStyle="1" w:styleId="ab">
    <w:name w:val="批注文字 字符"/>
    <w:link w:val="aa"/>
    <w:semiHidden/>
    <w:rPr>
      <w:kern w:val="2"/>
      <w:sz w:val="21"/>
      <w:szCs w:val="24"/>
    </w:rPr>
  </w:style>
  <w:style w:type="character" w:customStyle="1" w:styleId="GACCharChar">
    <w:name w:val="GAC规范正文 Char Char"/>
    <w:link w:val="GAC"/>
    <w:rPr>
      <w:kern w:val="1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2264</Words>
  <Characters>12909</Characters>
  <Application>Microsoft Office Word</Application>
  <DocSecurity>0</DocSecurity>
  <Lines>107</Lines>
  <Paragraphs>30</Paragraphs>
  <ScaleCrop>false</ScaleCrop>
  <Company>Chian Motor&amp;Hirain</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NTKO</dc:creator>
  <cp:lastModifiedBy>王艳博</cp:lastModifiedBy>
  <cp:revision>7</cp:revision>
  <cp:lastPrinted>2012-01-16T13:11:00Z</cp:lastPrinted>
  <dcterms:created xsi:type="dcterms:W3CDTF">2017-10-30T13:35:00Z</dcterms:created>
  <dcterms:modified xsi:type="dcterms:W3CDTF">2023-01-17T09:26:00Z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